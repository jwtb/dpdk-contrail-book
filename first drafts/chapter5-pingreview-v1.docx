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X749457e8e2fb2f611c7c4b9f59f9b1143b11c90" w:displacedByCustomXml="next"/>
    <w:sdt>
      <w:sdtPr>
        <w:rPr>
          <w:rFonts w:asciiTheme="minorHAnsi" w:eastAsiaTheme="minorHAnsi" w:hAnsiTheme="minorHAnsi" w:cstheme="minorBidi"/>
          <w:color w:val="auto"/>
          <w:sz w:val="24"/>
          <w:szCs w:val="24"/>
          <w:lang w:val="fr-FR"/>
        </w:rPr>
        <w:id w:val="-185369462"/>
        <w:docPartObj>
          <w:docPartGallery w:val="Table of Contents"/>
          <w:docPartUnique/>
        </w:docPartObj>
      </w:sdtPr>
      <w:sdtEndPr>
        <w:rPr>
          <w:b/>
          <w:bCs/>
        </w:rPr>
      </w:sdtEndPr>
      <w:sdtContent>
        <w:p w14:paraId="46C8AEEB" w14:textId="7B49D506" w:rsidR="00237AC9" w:rsidRDefault="00237AC9">
          <w:pPr>
            <w:pStyle w:val="TOCHeading"/>
          </w:pPr>
          <w:r>
            <w:rPr>
              <w:lang w:val="fr-FR"/>
            </w:rPr>
            <w:t>Table des matières</w:t>
          </w:r>
        </w:p>
        <w:p w14:paraId="248685E6" w14:textId="667F2512" w:rsidR="001901EF" w:rsidRDefault="00237AC9">
          <w:pPr>
            <w:pStyle w:val="TOC1"/>
            <w:tabs>
              <w:tab w:val="right" w:leader="dot" w:pos="9062"/>
            </w:tabs>
            <w:rPr>
              <w:rFonts w:eastAsiaTheme="minorEastAsia"/>
              <w:noProof/>
              <w:sz w:val="22"/>
              <w:szCs w:val="22"/>
              <w:lang w:val="en-GB" w:eastAsia="en-GB"/>
            </w:rPr>
          </w:pPr>
          <w:r>
            <w:fldChar w:fldCharType="begin"/>
          </w:r>
          <w:r>
            <w:instrText xml:space="preserve"> TOC \o "1-3" \h \z \u </w:instrText>
          </w:r>
          <w:r>
            <w:fldChar w:fldCharType="separate"/>
          </w:r>
          <w:hyperlink w:anchor="_Toc51175613" w:history="1">
            <w:r w:rsidR="001901EF" w:rsidRPr="00205735">
              <w:rPr>
                <w:rStyle w:val="Hyperlink"/>
                <w:noProof/>
                <w:lang w:val="en-GB"/>
              </w:rPr>
              <w:t>chapter 5: Contrail DPDK vrouter troubleshooting</w:t>
            </w:r>
            <w:r w:rsidR="001901EF">
              <w:rPr>
                <w:noProof/>
                <w:webHidden/>
              </w:rPr>
              <w:tab/>
            </w:r>
            <w:r w:rsidR="001901EF">
              <w:rPr>
                <w:noProof/>
                <w:webHidden/>
              </w:rPr>
              <w:fldChar w:fldCharType="begin"/>
            </w:r>
            <w:r w:rsidR="001901EF">
              <w:rPr>
                <w:noProof/>
                <w:webHidden/>
              </w:rPr>
              <w:instrText xml:space="preserve"> PAGEREF _Toc51175613 \h </w:instrText>
            </w:r>
            <w:r w:rsidR="001901EF">
              <w:rPr>
                <w:noProof/>
                <w:webHidden/>
              </w:rPr>
            </w:r>
            <w:r w:rsidR="001901EF">
              <w:rPr>
                <w:noProof/>
                <w:webHidden/>
              </w:rPr>
              <w:fldChar w:fldCharType="separate"/>
            </w:r>
            <w:r w:rsidR="001901EF">
              <w:rPr>
                <w:noProof/>
                <w:webHidden/>
              </w:rPr>
              <w:t>2</w:t>
            </w:r>
            <w:r w:rsidR="001901EF">
              <w:rPr>
                <w:noProof/>
                <w:webHidden/>
              </w:rPr>
              <w:fldChar w:fldCharType="end"/>
            </w:r>
          </w:hyperlink>
        </w:p>
        <w:p w14:paraId="57CB7F53" w14:textId="599CBDF5" w:rsidR="001901EF" w:rsidRDefault="004750BC">
          <w:pPr>
            <w:pStyle w:val="TOC2"/>
            <w:tabs>
              <w:tab w:val="right" w:leader="dot" w:pos="9062"/>
            </w:tabs>
            <w:rPr>
              <w:rFonts w:eastAsiaTheme="minorEastAsia"/>
              <w:noProof/>
              <w:sz w:val="22"/>
              <w:szCs w:val="22"/>
              <w:lang w:val="en-GB" w:eastAsia="en-GB"/>
            </w:rPr>
          </w:pPr>
          <w:hyperlink w:anchor="_Toc51175614" w:history="1">
            <w:r w:rsidR="001901EF" w:rsidRPr="00205735">
              <w:rPr>
                <w:rStyle w:val="Hyperlink"/>
                <w:noProof/>
              </w:rPr>
              <w:t>DPDK dataplane log files</w:t>
            </w:r>
            <w:r w:rsidR="001901EF">
              <w:rPr>
                <w:noProof/>
                <w:webHidden/>
              </w:rPr>
              <w:tab/>
            </w:r>
            <w:r w:rsidR="001901EF">
              <w:rPr>
                <w:noProof/>
                <w:webHidden/>
              </w:rPr>
              <w:fldChar w:fldCharType="begin"/>
            </w:r>
            <w:r w:rsidR="001901EF">
              <w:rPr>
                <w:noProof/>
                <w:webHidden/>
              </w:rPr>
              <w:instrText xml:space="preserve"> PAGEREF _Toc51175614 \h </w:instrText>
            </w:r>
            <w:r w:rsidR="001901EF">
              <w:rPr>
                <w:noProof/>
                <w:webHidden/>
              </w:rPr>
            </w:r>
            <w:r w:rsidR="001901EF">
              <w:rPr>
                <w:noProof/>
                <w:webHidden/>
              </w:rPr>
              <w:fldChar w:fldCharType="separate"/>
            </w:r>
            <w:r w:rsidR="001901EF">
              <w:rPr>
                <w:noProof/>
                <w:webHidden/>
              </w:rPr>
              <w:t>2</w:t>
            </w:r>
            <w:r w:rsidR="001901EF">
              <w:rPr>
                <w:noProof/>
                <w:webHidden/>
              </w:rPr>
              <w:fldChar w:fldCharType="end"/>
            </w:r>
          </w:hyperlink>
        </w:p>
        <w:p w14:paraId="34E08AE4" w14:textId="0BC47B2A" w:rsidR="001901EF" w:rsidRDefault="004750BC">
          <w:pPr>
            <w:pStyle w:val="TOC3"/>
            <w:tabs>
              <w:tab w:val="right" w:leader="dot" w:pos="9062"/>
            </w:tabs>
            <w:rPr>
              <w:rFonts w:eastAsiaTheme="minorEastAsia"/>
              <w:noProof/>
              <w:sz w:val="22"/>
              <w:szCs w:val="22"/>
              <w:lang w:val="en-GB" w:eastAsia="en-GB"/>
            </w:rPr>
          </w:pPr>
          <w:hyperlink w:anchor="_Toc51175615" w:history="1">
            <w:r w:rsidR="001901EF" w:rsidRPr="00205735">
              <w:rPr>
                <w:rStyle w:val="Hyperlink"/>
                <w:noProof/>
                <w:lang w:val="en-GB"/>
              </w:rPr>
              <w:t>DPDK vrouter main parameters</w:t>
            </w:r>
            <w:r w:rsidR="001901EF">
              <w:rPr>
                <w:noProof/>
                <w:webHidden/>
              </w:rPr>
              <w:tab/>
            </w:r>
            <w:r w:rsidR="001901EF">
              <w:rPr>
                <w:noProof/>
                <w:webHidden/>
              </w:rPr>
              <w:fldChar w:fldCharType="begin"/>
            </w:r>
            <w:r w:rsidR="001901EF">
              <w:rPr>
                <w:noProof/>
                <w:webHidden/>
              </w:rPr>
              <w:instrText xml:space="preserve"> PAGEREF _Toc51175615 \h </w:instrText>
            </w:r>
            <w:r w:rsidR="001901EF">
              <w:rPr>
                <w:noProof/>
                <w:webHidden/>
              </w:rPr>
            </w:r>
            <w:r w:rsidR="001901EF">
              <w:rPr>
                <w:noProof/>
                <w:webHidden/>
              </w:rPr>
              <w:fldChar w:fldCharType="separate"/>
            </w:r>
            <w:r w:rsidR="001901EF">
              <w:rPr>
                <w:noProof/>
                <w:webHidden/>
              </w:rPr>
              <w:t>2</w:t>
            </w:r>
            <w:r w:rsidR="001901EF">
              <w:rPr>
                <w:noProof/>
                <w:webHidden/>
              </w:rPr>
              <w:fldChar w:fldCharType="end"/>
            </w:r>
          </w:hyperlink>
        </w:p>
        <w:p w14:paraId="253D0A59" w14:textId="3F749C12" w:rsidR="001901EF" w:rsidRDefault="004750BC">
          <w:pPr>
            <w:pStyle w:val="TOC3"/>
            <w:tabs>
              <w:tab w:val="right" w:leader="dot" w:pos="9062"/>
            </w:tabs>
            <w:rPr>
              <w:rFonts w:eastAsiaTheme="minorEastAsia"/>
              <w:noProof/>
              <w:sz w:val="22"/>
              <w:szCs w:val="22"/>
              <w:lang w:val="en-GB" w:eastAsia="en-GB"/>
            </w:rPr>
          </w:pPr>
          <w:hyperlink w:anchor="_Toc51175616" w:history="1">
            <w:r w:rsidR="001901EF" w:rsidRPr="00205735">
              <w:rPr>
                <w:rStyle w:val="Hyperlink"/>
                <w:noProof/>
                <w:lang w:val="en-GB"/>
              </w:rPr>
              <w:t>Polling core allocation</w:t>
            </w:r>
            <w:r w:rsidR="001901EF">
              <w:rPr>
                <w:noProof/>
                <w:webHidden/>
              </w:rPr>
              <w:tab/>
            </w:r>
            <w:r w:rsidR="001901EF">
              <w:rPr>
                <w:noProof/>
                <w:webHidden/>
              </w:rPr>
              <w:fldChar w:fldCharType="begin"/>
            </w:r>
            <w:r w:rsidR="001901EF">
              <w:rPr>
                <w:noProof/>
                <w:webHidden/>
              </w:rPr>
              <w:instrText xml:space="preserve"> PAGEREF _Toc51175616 \h </w:instrText>
            </w:r>
            <w:r w:rsidR="001901EF">
              <w:rPr>
                <w:noProof/>
                <w:webHidden/>
              </w:rPr>
            </w:r>
            <w:r w:rsidR="001901EF">
              <w:rPr>
                <w:noProof/>
                <w:webHidden/>
              </w:rPr>
              <w:fldChar w:fldCharType="separate"/>
            </w:r>
            <w:r w:rsidR="001901EF">
              <w:rPr>
                <w:noProof/>
                <w:webHidden/>
              </w:rPr>
              <w:t>3</w:t>
            </w:r>
            <w:r w:rsidR="001901EF">
              <w:rPr>
                <w:noProof/>
                <w:webHidden/>
              </w:rPr>
              <w:fldChar w:fldCharType="end"/>
            </w:r>
          </w:hyperlink>
        </w:p>
        <w:p w14:paraId="31C2B0AE" w14:textId="7A5388F7" w:rsidR="001901EF" w:rsidRDefault="004750BC">
          <w:pPr>
            <w:pStyle w:val="TOC3"/>
            <w:tabs>
              <w:tab w:val="right" w:leader="dot" w:pos="9062"/>
            </w:tabs>
            <w:rPr>
              <w:rFonts w:eastAsiaTheme="minorEastAsia"/>
              <w:noProof/>
              <w:sz w:val="22"/>
              <w:szCs w:val="22"/>
              <w:lang w:val="en-GB" w:eastAsia="en-GB"/>
            </w:rPr>
          </w:pPr>
          <w:hyperlink w:anchor="_Toc51175617" w:history="1">
            <w:r w:rsidR="001901EF" w:rsidRPr="00205735">
              <w:rPr>
                <w:rStyle w:val="Hyperlink"/>
                <w:noProof/>
                <w:lang w:val="en-GB"/>
              </w:rPr>
              <w:t>Internal Load Balancing</w:t>
            </w:r>
            <w:r w:rsidR="001901EF">
              <w:rPr>
                <w:noProof/>
                <w:webHidden/>
              </w:rPr>
              <w:tab/>
            </w:r>
            <w:r w:rsidR="001901EF">
              <w:rPr>
                <w:noProof/>
                <w:webHidden/>
              </w:rPr>
              <w:fldChar w:fldCharType="begin"/>
            </w:r>
            <w:r w:rsidR="001901EF">
              <w:rPr>
                <w:noProof/>
                <w:webHidden/>
              </w:rPr>
              <w:instrText xml:space="preserve"> PAGEREF _Toc51175617 \h </w:instrText>
            </w:r>
            <w:r w:rsidR="001901EF">
              <w:rPr>
                <w:noProof/>
                <w:webHidden/>
              </w:rPr>
            </w:r>
            <w:r w:rsidR="001901EF">
              <w:rPr>
                <w:noProof/>
                <w:webHidden/>
              </w:rPr>
              <w:fldChar w:fldCharType="separate"/>
            </w:r>
            <w:r w:rsidR="001901EF">
              <w:rPr>
                <w:noProof/>
                <w:webHidden/>
              </w:rPr>
              <w:t>3</w:t>
            </w:r>
            <w:r w:rsidR="001901EF">
              <w:rPr>
                <w:noProof/>
                <w:webHidden/>
              </w:rPr>
              <w:fldChar w:fldCharType="end"/>
            </w:r>
          </w:hyperlink>
        </w:p>
        <w:p w14:paraId="1500CD78" w14:textId="6D309EBC" w:rsidR="001901EF" w:rsidRDefault="004750BC">
          <w:pPr>
            <w:pStyle w:val="TOC3"/>
            <w:tabs>
              <w:tab w:val="right" w:leader="dot" w:pos="9062"/>
            </w:tabs>
            <w:rPr>
              <w:rFonts w:eastAsiaTheme="minorEastAsia"/>
              <w:noProof/>
              <w:sz w:val="22"/>
              <w:szCs w:val="22"/>
              <w:lang w:val="en-GB" w:eastAsia="en-GB"/>
            </w:rPr>
          </w:pPr>
          <w:hyperlink w:anchor="_Toc51175618" w:history="1">
            <w:r w:rsidR="001901EF" w:rsidRPr="00205735">
              <w:rPr>
                <w:rStyle w:val="Hyperlink"/>
                <w:noProof/>
                <w:lang w:val="en-GB"/>
              </w:rPr>
              <w:t>Virtual Interface queues</w:t>
            </w:r>
            <w:r w:rsidR="001901EF">
              <w:rPr>
                <w:noProof/>
                <w:webHidden/>
              </w:rPr>
              <w:tab/>
            </w:r>
            <w:r w:rsidR="001901EF">
              <w:rPr>
                <w:noProof/>
                <w:webHidden/>
              </w:rPr>
              <w:fldChar w:fldCharType="begin"/>
            </w:r>
            <w:r w:rsidR="001901EF">
              <w:rPr>
                <w:noProof/>
                <w:webHidden/>
              </w:rPr>
              <w:instrText xml:space="preserve"> PAGEREF _Toc51175618 \h </w:instrText>
            </w:r>
            <w:r w:rsidR="001901EF">
              <w:rPr>
                <w:noProof/>
                <w:webHidden/>
              </w:rPr>
            </w:r>
            <w:r w:rsidR="001901EF">
              <w:rPr>
                <w:noProof/>
                <w:webHidden/>
              </w:rPr>
              <w:fldChar w:fldCharType="separate"/>
            </w:r>
            <w:r w:rsidR="001901EF">
              <w:rPr>
                <w:noProof/>
                <w:webHidden/>
              </w:rPr>
              <w:t>4</w:t>
            </w:r>
            <w:r w:rsidR="001901EF">
              <w:rPr>
                <w:noProof/>
                <w:webHidden/>
              </w:rPr>
              <w:fldChar w:fldCharType="end"/>
            </w:r>
          </w:hyperlink>
        </w:p>
        <w:p w14:paraId="5AD7284B" w14:textId="2D25A639" w:rsidR="001901EF" w:rsidRDefault="004750BC">
          <w:pPr>
            <w:pStyle w:val="TOC2"/>
            <w:tabs>
              <w:tab w:val="right" w:leader="dot" w:pos="9062"/>
            </w:tabs>
            <w:rPr>
              <w:rFonts w:eastAsiaTheme="minorEastAsia"/>
              <w:noProof/>
              <w:sz w:val="22"/>
              <w:szCs w:val="22"/>
              <w:lang w:val="en-GB" w:eastAsia="en-GB"/>
            </w:rPr>
          </w:pPr>
          <w:hyperlink w:anchor="_Toc51175619" w:history="1">
            <w:r w:rsidR="001901EF" w:rsidRPr="00205735">
              <w:rPr>
                <w:rStyle w:val="Hyperlink"/>
                <w:noProof/>
              </w:rPr>
              <w:t>DPDK physical interface list</w:t>
            </w:r>
            <w:r w:rsidR="001901EF">
              <w:rPr>
                <w:noProof/>
                <w:webHidden/>
              </w:rPr>
              <w:tab/>
            </w:r>
            <w:r w:rsidR="001901EF">
              <w:rPr>
                <w:noProof/>
                <w:webHidden/>
              </w:rPr>
              <w:fldChar w:fldCharType="begin"/>
            </w:r>
            <w:r w:rsidR="001901EF">
              <w:rPr>
                <w:noProof/>
                <w:webHidden/>
              </w:rPr>
              <w:instrText xml:space="preserve"> PAGEREF _Toc51175619 \h </w:instrText>
            </w:r>
            <w:r w:rsidR="001901EF">
              <w:rPr>
                <w:noProof/>
                <w:webHidden/>
              </w:rPr>
            </w:r>
            <w:r w:rsidR="001901EF">
              <w:rPr>
                <w:noProof/>
                <w:webHidden/>
              </w:rPr>
              <w:fldChar w:fldCharType="separate"/>
            </w:r>
            <w:r w:rsidR="001901EF">
              <w:rPr>
                <w:noProof/>
                <w:webHidden/>
              </w:rPr>
              <w:t>7</w:t>
            </w:r>
            <w:r w:rsidR="001901EF">
              <w:rPr>
                <w:noProof/>
                <w:webHidden/>
              </w:rPr>
              <w:fldChar w:fldCharType="end"/>
            </w:r>
          </w:hyperlink>
        </w:p>
        <w:p w14:paraId="0B31ABD4" w14:textId="313431A8" w:rsidR="001901EF" w:rsidRDefault="004750BC">
          <w:pPr>
            <w:pStyle w:val="TOC2"/>
            <w:tabs>
              <w:tab w:val="right" w:leader="dot" w:pos="9062"/>
            </w:tabs>
            <w:rPr>
              <w:rFonts w:eastAsiaTheme="minorEastAsia"/>
              <w:noProof/>
              <w:sz w:val="22"/>
              <w:szCs w:val="22"/>
              <w:lang w:val="en-GB" w:eastAsia="en-GB"/>
            </w:rPr>
          </w:pPr>
          <w:hyperlink w:anchor="_Toc51175620" w:history="1">
            <w:r w:rsidR="001901EF" w:rsidRPr="00205735">
              <w:rPr>
                <w:rStyle w:val="Hyperlink"/>
                <w:noProof/>
              </w:rPr>
              <w:t>DPDK vrouter packet capture</w:t>
            </w:r>
            <w:r w:rsidR="001901EF">
              <w:rPr>
                <w:noProof/>
                <w:webHidden/>
              </w:rPr>
              <w:tab/>
            </w:r>
            <w:r w:rsidR="001901EF">
              <w:rPr>
                <w:noProof/>
                <w:webHidden/>
              </w:rPr>
              <w:fldChar w:fldCharType="begin"/>
            </w:r>
            <w:r w:rsidR="001901EF">
              <w:rPr>
                <w:noProof/>
                <w:webHidden/>
              </w:rPr>
              <w:instrText xml:space="preserve"> PAGEREF _Toc51175620 \h </w:instrText>
            </w:r>
            <w:r w:rsidR="001901EF">
              <w:rPr>
                <w:noProof/>
                <w:webHidden/>
              </w:rPr>
            </w:r>
            <w:r w:rsidR="001901EF">
              <w:rPr>
                <w:noProof/>
                <w:webHidden/>
              </w:rPr>
              <w:fldChar w:fldCharType="separate"/>
            </w:r>
            <w:r w:rsidR="001901EF">
              <w:rPr>
                <w:noProof/>
                <w:webHidden/>
              </w:rPr>
              <w:t>8</w:t>
            </w:r>
            <w:r w:rsidR="001901EF">
              <w:rPr>
                <w:noProof/>
                <w:webHidden/>
              </w:rPr>
              <w:fldChar w:fldCharType="end"/>
            </w:r>
          </w:hyperlink>
        </w:p>
        <w:p w14:paraId="0B998AAF" w14:textId="79D100C1" w:rsidR="001901EF" w:rsidRDefault="004750BC">
          <w:pPr>
            <w:pStyle w:val="TOC2"/>
            <w:tabs>
              <w:tab w:val="right" w:leader="dot" w:pos="9062"/>
            </w:tabs>
            <w:rPr>
              <w:rFonts w:eastAsiaTheme="minorEastAsia"/>
              <w:noProof/>
              <w:sz w:val="22"/>
              <w:szCs w:val="22"/>
              <w:lang w:val="en-GB" w:eastAsia="en-GB"/>
            </w:rPr>
          </w:pPr>
          <w:hyperlink w:anchor="_Toc51175621" w:history="1">
            <w:r w:rsidR="001901EF" w:rsidRPr="00205735">
              <w:rPr>
                <w:rStyle w:val="Hyperlink"/>
                <w:noProof/>
              </w:rPr>
              <w:t>DPDK drop statistics tool</w:t>
            </w:r>
            <w:r w:rsidR="001901EF">
              <w:rPr>
                <w:noProof/>
                <w:webHidden/>
              </w:rPr>
              <w:tab/>
            </w:r>
            <w:r w:rsidR="001901EF">
              <w:rPr>
                <w:noProof/>
                <w:webHidden/>
              </w:rPr>
              <w:fldChar w:fldCharType="begin"/>
            </w:r>
            <w:r w:rsidR="001901EF">
              <w:rPr>
                <w:noProof/>
                <w:webHidden/>
              </w:rPr>
              <w:instrText xml:space="preserve"> PAGEREF _Toc51175621 \h </w:instrText>
            </w:r>
            <w:r w:rsidR="001901EF">
              <w:rPr>
                <w:noProof/>
                <w:webHidden/>
              </w:rPr>
            </w:r>
            <w:r w:rsidR="001901EF">
              <w:rPr>
                <w:noProof/>
                <w:webHidden/>
              </w:rPr>
              <w:fldChar w:fldCharType="separate"/>
            </w:r>
            <w:r w:rsidR="001901EF">
              <w:rPr>
                <w:noProof/>
                <w:webHidden/>
              </w:rPr>
              <w:t>8</w:t>
            </w:r>
            <w:r w:rsidR="001901EF">
              <w:rPr>
                <w:noProof/>
                <w:webHidden/>
              </w:rPr>
              <w:fldChar w:fldCharType="end"/>
            </w:r>
          </w:hyperlink>
        </w:p>
        <w:p w14:paraId="1C6A0490" w14:textId="78715822" w:rsidR="001901EF" w:rsidRDefault="004750BC">
          <w:pPr>
            <w:pStyle w:val="TOC2"/>
            <w:tabs>
              <w:tab w:val="right" w:leader="dot" w:pos="9062"/>
            </w:tabs>
            <w:rPr>
              <w:rFonts w:eastAsiaTheme="minorEastAsia"/>
              <w:noProof/>
              <w:sz w:val="22"/>
              <w:szCs w:val="22"/>
              <w:lang w:val="en-GB" w:eastAsia="en-GB"/>
            </w:rPr>
          </w:pPr>
          <w:hyperlink w:anchor="_Toc51175622" w:history="1">
            <w:r w:rsidR="001901EF" w:rsidRPr="00205735">
              <w:rPr>
                <w:rStyle w:val="Hyperlink"/>
                <w:noProof/>
              </w:rPr>
              <w:t>DPDK info tool</w:t>
            </w:r>
            <w:r w:rsidR="001901EF">
              <w:rPr>
                <w:noProof/>
                <w:webHidden/>
              </w:rPr>
              <w:tab/>
            </w:r>
            <w:r w:rsidR="001901EF">
              <w:rPr>
                <w:noProof/>
                <w:webHidden/>
              </w:rPr>
              <w:fldChar w:fldCharType="begin"/>
            </w:r>
            <w:r w:rsidR="001901EF">
              <w:rPr>
                <w:noProof/>
                <w:webHidden/>
              </w:rPr>
              <w:instrText xml:space="preserve"> PAGEREF _Toc51175622 \h </w:instrText>
            </w:r>
            <w:r w:rsidR="001901EF">
              <w:rPr>
                <w:noProof/>
                <w:webHidden/>
              </w:rPr>
            </w:r>
            <w:r w:rsidR="001901EF">
              <w:rPr>
                <w:noProof/>
                <w:webHidden/>
              </w:rPr>
              <w:fldChar w:fldCharType="separate"/>
            </w:r>
            <w:r w:rsidR="001901EF">
              <w:rPr>
                <w:noProof/>
                <w:webHidden/>
              </w:rPr>
              <w:t>9</w:t>
            </w:r>
            <w:r w:rsidR="001901EF">
              <w:rPr>
                <w:noProof/>
                <w:webHidden/>
              </w:rPr>
              <w:fldChar w:fldCharType="end"/>
            </w:r>
          </w:hyperlink>
        </w:p>
        <w:p w14:paraId="2A3DC980" w14:textId="72890EC0" w:rsidR="001901EF" w:rsidRDefault="004750BC">
          <w:pPr>
            <w:pStyle w:val="TOC2"/>
            <w:tabs>
              <w:tab w:val="right" w:leader="dot" w:pos="9062"/>
            </w:tabs>
            <w:rPr>
              <w:rFonts w:eastAsiaTheme="minorEastAsia"/>
              <w:noProof/>
              <w:sz w:val="22"/>
              <w:szCs w:val="22"/>
              <w:lang w:val="en-GB" w:eastAsia="en-GB"/>
            </w:rPr>
          </w:pPr>
          <w:hyperlink w:anchor="_Toc51175623" w:history="1">
            <w:r w:rsidR="001901EF" w:rsidRPr="00205735">
              <w:rPr>
                <w:rStyle w:val="Hyperlink"/>
                <w:noProof/>
              </w:rPr>
              <w:t>Hugepages Memory</w:t>
            </w:r>
            <w:r w:rsidR="001901EF">
              <w:rPr>
                <w:noProof/>
                <w:webHidden/>
              </w:rPr>
              <w:tab/>
            </w:r>
            <w:r w:rsidR="001901EF">
              <w:rPr>
                <w:noProof/>
                <w:webHidden/>
              </w:rPr>
              <w:fldChar w:fldCharType="begin"/>
            </w:r>
            <w:r w:rsidR="001901EF">
              <w:rPr>
                <w:noProof/>
                <w:webHidden/>
              </w:rPr>
              <w:instrText xml:space="preserve"> PAGEREF _Toc51175623 \h </w:instrText>
            </w:r>
            <w:r w:rsidR="001901EF">
              <w:rPr>
                <w:noProof/>
                <w:webHidden/>
              </w:rPr>
            </w:r>
            <w:r w:rsidR="001901EF">
              <w:rPr>
                <w:noProof/>
                <w:webHidden/>
              </w:rPr>
              <w:fldChar w:fldCharType="separate"/>
            </w:r>
            <w:r w:rsidR="001901EF">
              <w:rPr>
                <w:noProof/>
                <w:webHidden/>
              </w:rPr>
              <w:t>10</w:t>
            </w:r>
            <w:r w:rsidR="001901EF">
              <w:rPr>
                <w:noProof/>
                <w:webHidden/>
              </w:rPr>
              <w:fldChar w:fldCharType="end"/>
            </w:r>
          </w:hyperlink>
        </w:p>
        <w:p w14:paraId="1BEB59A5" w14:textId="1F680E64" w:rsidR="00237AC9" w:rsidRDefault="00237AC9">
          <w:r>
            <w:rPr>
              <w:b/>
              <w:bCs/>
              <w:lang w:val="fr-FR"/>
            </w:rPr>
            <w:fldChar w:fldCharType="end"/>
          </w:r>
        </w:p>
      </w:sdtContent>
    </w:sdt>
    <w:p w14:paraId="7AD271AE" w14:textId="77777777" w:rsidR="00237AC9" w:rsidRDefault="00237AC9">
      <w:pPr>
        <w:spacing w:after="160" w:line="259" w:lineRule="auto"/>
      </w:pPr>
    </w:p>
    <w:p w14:paraId="227D7E3E" w14:textId="77777777" w:rsidR="00237AC9" w:rsidRDefault="00237AC9">
      <w:pPr>
        <w:spacing w:after="160" w:line="259" w:lineRule="auto"/>
        <w:rPr>
          <w:rFonts w:asciiTheme="majorHAnsi" w:eastAsiaTheme="majorEastAsia" w:hAnsiTheme="majorHAnsi" w:cstheme="majorBidi"/>
          <w:b/>
          <w:bCs/>
          <w:color w:val="4472C4" w:themeColor="accent1"/>
          <w:sz w:val="28"/>
          <w:szCs w:val="28"/>
        </w:rPr>
      </w:pPr>
      <w:r>
        <w:br w:type="page"/>
      </w:r>
    </w:p>
    <w:p w14:paraId="2D42C552" w14:textId="0AAC9295" w:rsidR="0067303F" w:rsidRPr="00D44B22" w:rsidRDefault="0067303F" w:rsidP="0067303F">
      <w:pPr>
        <w:pStyle w:val="Heading1"/>
        <w:rPr>
          <w:lang w:val="en-GB"/>
        </w:rPr>
      </w:pPr>
      <w:bookmarkStart w:id="1" w:name="X30e37127b5cd1c8f5c76a4b0861929747ab063d"/>
      <w:bookmarkStart w:id="2" w:name="_Toc51175613"/>
      <w:r w:rsidRPr="00D44B22">
        <w:rPr>
          <w:lang w:val="en-GB"/>
        </w:rPr>
        <w:lastRenderedPageBreak/>
        <w:t xml:space="preserve">chapter </w:t>
      </w:r>
      <w:r w:rsidR="00D44B22" w:rsidRPr="00D44B22">
        <w:rPr>
          <w:lang w:val="en-GB"/>
        </w:rPr>
        <w:t>5</w:t>
      </w:r>
      <w:r w:rsidRPr="00D44B22">
        <w:rPr>
          <w:lang w:val="en-GB"/>
        </w:rPr>
        <w:t xml:space="preserve">: </w:t>
      </w:r>
      <w:bookmarkEnd w:id="1"/>
      <w:r w:rsidR="00872E0C" w:rsidRPr="00D44B22">
        <w:rPr>
          <w:lang w:val="en-GB"/>
        </w:rPr>
        <w:t>Contrail DPDK vrouter</w:t>
      </w:r>
      <w:r w:rsidR="004A78AF" w:rsidRPr="00D44B22">
        <w:rPr>
          <w:lang w:val="en-GB"/>
        </w:rPr>
        <w:t xml:space="preserve"> </w:t>
      </w:r>
      <w:r w:rsidR="00D44B22" w:rsidRPr="00D44B22">
        <w:rPr>
          <w:lang w:val="en-GB"/>
        </w:rPr>
        <w:t>troubleshooting</w:t>
      </w:r>
      <w:bookmarkEnd w:id="2"/>
    </w:p>
    <w:p w14:paraId="7297BF49" w14:textId="77777777" w:rsidR="002078A0" w:rsidRPr="00D44B22" w:rsidRDefault="002078A0" w:rsidP="002078A0">
      <w:pPr>
        <w:pStyle w:val="BodyText"/>
        <w:spacing w:before="0" w:after="0"/>
        <w:rPr>
          <w:lang w:val="en-GB"/>
        </w:rPr>
      </w:pPr>
    </w:p>
    <w:bookmarkEnd w:id="0"/>
    <w:p w14:paraId="467C0BA9" w14:textId="69BC9145" w:rsidR="00D44B22" w:rsidRPr="00904427" w:rsidRDefault="00D44B22" w:rsidP="00D44B22">
      <w:pPr>
        <w:pStyle w:val="BodyText"/>
        <w:spacing w:before="0" w:after="0"/>
      </w:pPr>
      <w:r>
        <w:rPr>
          <w:lang w:val="en-GB"/>
        </w:rPr>
        <w:t>In this section we will describe the specific tools to be used to troubleshoot Contrail DPDK vrouter. Generic tools that are common to both Kernel and DPDK dataplane won’t be described in this section (contrail-status, vif; nh, rt, mpls commands for instance)</w:t>
      </w:r>
    </w:p>
    <w:p w14:paraId="78E94D9F" w14:textId="021DE63A" w:rsidR="003947CB" w:rsidRDefault="003947CB" w:rsidP="001B346A">
      <w:pPr>
        <w:pStyle w:val="BodyText"/>
        <w:spacing w:before="0" w:after="0"/>
      </w:pPr>
    </w:p>
    <w:p w14:paraId="5015F099" w14:textId="6F1C3061" w:rsidR="00D44B22" w:rsidRDefault="00D44B22" w:rsidP="001B346A">
      <w:pPr>
        <w:pStyle w:val="BodyText"/>
        <w:spacing w:before="0" w:after="0"/>
      </w:pPr>
      <w:r>
        <w:t>We are inviting our readers interested to get more details about generic troubleshooting Contrail vrouter; to have a look onto Juniper Contrail or Tungsten Fabric web sites.</w:t>
      </w:r>
    </w:p>
    <w:p w14:paraId="2778FAF1" w14:textId="673FB335" w:rsidR="00D44B22" w:rsidRDefault="00D44B22" w:rsidP="001B346A">
      <w:pPr>
        <w:pStyle w:val="BodyText"/>
        <w:spacing w:before="0" w:after="0"/>
      </w:pPr>
    </w:p>
    <w:p w14:paraId="11CAF949" w14:textId="6B715EED" w:rsidR="00D44B22" w:rsidRDefault="00D44B22" w:rsidP="001B346A">
      <w:pPr>
        <w:pStyle w:val="BodyText"/>
        <w:spacing w:before="0" w:after="0"/>
      </w:pPr>
      <w:r>
        <w:t>In this section we will describe:</w:t>
      </w:r>
    </w:p>
    <w:p w14:paraId="74436ECD" w14:textId="2766C7D8" w:rsidR="009C7DEB" w:rsidRDefault="009C7DEB" w:rsidP="00D44B22">
      <w:pPr>
        <w:pStyle w:val="BodyText"/>
        <w:numPr>
          <w:ilvl w:val="0"/>
          <w:numId w:val="7"/>
        </w:numPr>
        <w:spacing w:before="0" w:after="0"/>
      </w:pPr>
      <w:r>
        <w:t>DPDK physical interface list</w:t>
      </w:r>
    </w:p>
    <w:p w14:paraId="7753ACFF" w14:textId="252E175F" w:rsidR="00D44B22" w:rsidRDefault="00D44B22" w:rsidP="00D44B22">
      <w:pPr>
        <w:pStyle w:val="BodyText"/>
        <w:numPr>
          <w:ilvl w:val="0"/>
          <w:numId w:val="7"/>
        </w:numPr>
        <w:spacing w:before="0" w:after="0"/>
      </w:pPr>
      <w:r>
        <w:t>DPDK dataplane log files</w:t>
      </w:r>
    </w:p>
    <w:p w14:paraId="180353D5" w14:textId="291B4047" w:rsidR="00D44B22" w:rsidRDefault="00D44B22" w:rsidP="00D44B22">
      <w:pPr>
        <w:pStyle w:val="BodyText"/>
        <w:numPr>
          <w:ilvl w:val="0"/>
          <w:numId w:val="7"/>
        </w:numPr>
        <w:spacing w:before="0" w:after="0"/>
      </w:pPr>
      <w:r>
        <w:t>DPDK vrouter packet capture</w:t>
      </w:r>
    </w:p>
    <w:p w14:paraId="157DBAF0" w14:textId="73FBC226" w:rsidR="00D44B22" w:rsidRDefault="00D44B22" w:rsidP="00D44B22">
      <w:pPr>
        <w:pStyle w:val="BodyText"/>
        <w:numPr>
          <w:ilvl w:val="0"/>
          <w:numId w:val="7"/>
        </w:numPr>
        <w:spacing w:before="0" w:after="0"/>
      </w:pPr>
      <w:r>
        <w:t>DPDK drop statistics tool</w:t>
      </w:r>
    </w:p>
    <w:p w14:paraId="3C087F48" w14:textId="0EB4DEFB" w:rsidR="009C7DEB" w:rsidRDefault="00D44B22" w:rsidP="009C7DEB">
      <w:pPr>
        <w:pStyle w:val="BodyText"/>
        <w:numPr>
          <w:ilvl w:val="0"/>
          <w:numId w:val="7"/>
        </w:numPr>
        <w:spacing w:before="0" w:after="0"/>
      </w:pPr>
      <w:r>
        <w:t>DPDK info tool</w:t>
      </w:r>
    </w:p>
    <w:p w14:paraId="4BDAF1A4" w14:textId="79738FF1" w:rsidR="009C7DEB" w:rsidRDefault="009C7DEB" w:rsidP="009C7DEB">
      <w:pPr>
        <w:pStyle w:val="BodyText"/>
        <w:numPr>
          <w:ilvl w:val="0"/>
          <w:numId w:val="7"/>
        </w:numPr>
        <w:spacing w:before="0" w:after="0"/>
      </w:pPr>
      <w:r>
        <w:t>Hugepages memory</w:t>
      </w:r>
    </w:p>
    <w:p w14:paraId="796A8834" w14:textId="362BC822" w:rsidR="009C7DEB" w:rsidRDefault="009C7DEB" w:rsidP="009C7DEB">
      <w:pPr>
        <w:pStyle w:val="BodyText"/>
        <w:spacing w:before="0" w:after="0"/>
      </w:pPr>
    </w:p>
    <w:p w14:paraId="741E4354" w14:textId="77777777" w:rsidR="00FF1C7F" w:rsidRDefault="00FF1C7F" w:rsidP="00FF1C7F">
      <w:pPr>
        <w:pStyle w:val="Heading2"/>
      </w:pPr>
      <w:bookmarkStart w:id="3" w:name="_Toc51175614"/>
      <w:r>
        <w:t>DPDK dataplane log files</w:t>
      </w:r>
      <w:bookmarkEnd w:id="3"/>
    </w:p>
    <w:p w14:paraId="44686FE4" w14:textId="5513B1FC" w:rsidR="00FF1C7F" w:rsidRPr="00FF1C7F" w:rsidRDefault="00FF1C7F" w:rsidP="009C7DEB">
      <w:pPr>
        <w:pStyle w:val="BodyText"/>
        <w:spacing w:before="0" w:after="0"/>
        <w:rPr>
          <w:rFonts w:ascii="Arial Narrow" w:hAnsi="Arial Narrow"/>
          <w:lang w:val="en-GB"/>
        </w:rPr>
      </w:pPr>
      <w:r w:rsidRPr="00FF1C7F">
        <w:rPr>
          <w:lang w:val="en-GB"/>
        </w:rPr>
        <w:t>Contrails DPDK vrouter dataplane log file is located</w:t>
      </w:r>
      <w:r>
        <w:rPr>
          <w:lang w:val="en-GB"/>
        </w:rPr>
        <w:t xml:space="preserve"> at </w:t>
      </w:r>
      <w:r w:rsidRPr="00FF1C7F">
        <w:rPr>
          <w:rFonts w:ascii="Arial Narrow" w:hAnsi="Arial Narrow"/>
          <w:lang w:val="en-GB"/>
        </w:rPr>
        <w:t>/var/log/containers/contrail/dpdk/contrail-vrouter-dpdk.log</w:t>
      </w:r>
      <w:r w:rsidRPr="00FF1C7F">
        <w:rPr>
          <w:lang w:val="en-GB"/>
        </w:rPr>
        <w:t>.</w:t>
      </w:r>
      <w:r>
        <w:rPr>
          <w:rFonts w:ascii="Arial Narrow" w:hAnsi="Arial Narrow"/>
          <w:lang w:val="en-GB"/>
        </w:rPr>
        <w:t xml:space="preserve"> </w:t>
      </w:r>
      <w:r>
        <w:rPr>
          <w:lang w:val="en-GB"/>
        </w:rPr>
        <w:t>Lots of interesting information can be collected into this log file.</w:t>
      </w:r>
    </w:p>
    <w:p w14:paraId="184EDB14" w14:textId="4F0BD09B" w:rsidR="00FF1C7F" w:rsidRDefault="00FF1C7F" w:rsidP="009C7DEB">
      <w:pPr>
        <w:pStyle w:val="BodyText"/>
        <w:spacing w:before="0" w:after="0"/>
        <w:rPr>
          <w:lang w:val="en-GB"/>
        </w:rPr>
      </w:pPr>
    </w:p>
    <w:p w14:paraId="134EAA25" w14:textId="16A99BBD" w:rsidR="00287BEF" w:rsidRDefault="00287BEF" w:rsidP="00287BEF">
      <w:pPr>
        <w:pStyle w:val="Heading3"/>
        <w:rPr>
          <w:lang w:val="en-GB"/>
        </w:rPr>
      </w:pPr>
      <w:bookmarkStart w:id="4" w:name="_Toc51175615"/>
      <w:bookmarkStart w:id="5" w:name="_GoBack"/>
      <w:bookmarkEnd w:id="5"/>
      <w:r>
        <w:rPr>
          <w:lang w:val="en-GB"/>
        </w:rPr>
        <w:t>DPDK vrouter main parameters</w:t>
      </w:r>
      <w:bookmarkEnd w:id="4"/>
    </w:p>
    <w:p w14:paraId="03C8543E" w14:textId="31A22E33" w:rsidR="00287BEF" w:rsidRDefault="00287BEF" w:rsidP="00287BEF">
      <w:pPr>
        <w:pStyle w:val="BodyText"/>
        <w:spacing w:before="0" w:after="0"/>
        <w:rPr>
          <w:lang w:val="en-GB"/>
        </w:rPr>
      </w:pPr>
      <w:r>
        <w:rPr>
          <w:lang w:val="en-GB"/>
        </w:rPr>
        <w:t>Each time the vrouter is started, main configuration enforced parameters are listed in the log file during the vrouter initialization. We can see the DPDK library version that has be use to build the DPDK vrouter binary program, but also the different values that are used for the different setup parameters.</w:t>
      </w:r>
    </w:p>
    <w:p w14:paraId="35D31738" w14:textId="7E2E9E20" w:rsidR="00287BEF" w:rsidRDefault="00287BEF" w:rsidP="00287BEF">
      <w:pPr>
        <w:pStyle w:val="BodyText"/>
        <w:spacing w:before="0" w:after="0"/>
        <w:rPr>
          <w:lang w:val="en-GB"/>
        </w:rPr>
      </w:pPr>
    </w:p>
    <w:p w14:paraId="5D752936" w14:textId="7402319F" w:rsidR="00287BEF" w:rsidRDefault="00287BEF" w:rsidP="00287BEF">
      <w:pPr>
        <w:pStyle w:val="BodyText"/>
        <w:spacing w:before="0" w:after="0"/>
        <w:rPr>
          <w:lang w:val="en-GB"/>
        </w:rPr>
      </w:pPr>
      <w:r>
        <w:rPr>
          <w:lang w:val="en-GB"/>
        </w:rPr>
        <w:t>Here for instance, a vrouter Contrail release 2008 is running DPDK Version 19.11. Nexthops limit parameter has been decreased to 32768 instead of default value (65536).</w:t>
      </w:r>
    </w:p>
    <w:p w14:paraId="225BE4B8" w14:textId="77777777" w:rsidR="00287BEF" w:rsidRDefault="00287BEF" w:rsidP="00287BEF">
      <w:pPr>
        <w:pStyle w:val="BodyText"/>
        <w:spacing w:before="0" w:after="0"/>
        <w:rPr>
          <w:lang w:val="en-GB"/>
        </w:rPr>
      </w:pPr>
    </w:p>
    <w:p w14:paraId="73C8A150" w14:textId="77777777" w:rsidR="00287BEF" w:rsidRPr="00287BEF" w:rsidRDefault="00287BEF" w:rsidP="00287BEF">
      <w:pPr>
        <w:pStyle w:val="BodyText"/>
        <w:spacing w:before="0" w:after="0"/>
        <w:rPr>
          <w:rFonts w:ascii="Arial Narrow" w:hAnsi="Arial Narrow"/>
          <w:lang w:val="en-GB"/>
        </w:rPr>
      </w:pPr>
      <w:r w:rsidRPr="00287BEF">
        <w:rPr>
          <w:rFonts w:ascii="Arial Narrow" w:hAnsi="Arial Narrow"/>
          <w:lang w:val="en-GB"/>
        </w:rPr>
        <w:t>2020-09-15 20:27:22,381 VROUTER: vRouter version: {"build-info": [{"build-time": "2020-09-15 01:07:25.101398", "build-hostname": "contrail-build-r2008-rhel-115-generic-20200914170527.novalocal", "build-user": "contrail-builder", "build-version": "2008"}]}</w:t>
      </w:r>
    </w:p>
    <w:p w14:paraId="72E165BB" w14:textId="77777777" w:rsidR="00287BEF" w:rsidRPr="00287BEF" w:rsidRDefault="00287BEF" w:rsidP="00287BEF">
      <w:pPr>
        <w:pStyle w:val="BodyText"/>
        <w:spacing w:before="0" w:after="0"/>
        <w:rPr>
          <w:rFonts w:ascii="Arial Narrow" w:hAnsi="Arial Narrow"/>
          <w:lang w:val="fr-FR"/>
        </w:rPr>
      </w:pPr>
      <w:r w:rsidRPr="00287BEF">
        <w:rPr>
          <w:rFonts w:ascii="Arial Narrow" w:hAnsi="Arial Narrow"/>
          <w:lang w:val="fr-FR"/>
        </w:rPr>
        <w:t>2020-09-15 20:27:22,382 VROUTER: DPDK version: DPDK 19.11.0</w:t>
      </w:r>
    </w:p>
    <w:p w14:paraId="4C08B7E3" w14:textId="77777777" w:rsidR="00287BEF" w:rsidRPr="00287BEF" w:rsidRDefault="00287BEF" w:rsidP="00287BEF">
      <w:pPr>
        <w:pStyle w:val="BodyText"/>
        <w:spacing w:before="0" w:after="0"/>
        <w:rPr>
          <w:rFonts w:ascii="Arial Narrow" w:hAnsi="Arial Narrow"/>
          <w:lang w:val="fr-FR"/>
        </w:rPr>
      </w:pPr>
      <w:r w:rsidRPr="00287BEF">
        <w:rPr>
          <w:rFonts w:ascii="Arial Narrow" w:hAnsi="Arial Narrow"/>
          <w:lang w:val="fr-FR"/>
        </w:rPr>
        <w:t>2020-09-15 20:27:23,046 VROUTER: Log file : /var/log/contrail/contrail-vrouter-dpdk.log</w:t>
      </w:r>
    </w:p>
    <w:p w14:paraId="05834A2C" w14:textId="77777777" w:rsidR="00287BEF" w:rsidRPr="00287BEF" w:rsidRDefault="00287BEF" w:rsidP="00287BEF">
      <w:pPr>
        <w:pStyle w:val="BodyText"/>
        <w:spacing w:before="0" w:after="0"/>
        <w:rPr>
          <w:rFonts w:ascii="Arial Narrow" w:hAnsi="Arial Narrow"/>
          <w:lang w:val="en-GB"/>
        </w:rPr>
      </w:pPr>
      <w:r w:rsidRPr="00287BEF">
        <w:rPr>
          <w:rFonts w:ascii="Arial Narrow" w:hAnsi="Arial Narrow"/>
          <w:lang w:val="en-GB"/>
        </w:rPr>
        <w:t>2020-09-15 20:27:23,046 VROUTER: Bridge Table limit:          262144</w:t>
      </w:r>
    </w:p>
    <w:p w14:paraId="18C13122" w14:textId="77777777" w:rsidR="00287BEF" w:rsidRPr="00287BEF" w:rsidRDefault="00287BEF" w:rsidP="00287BEF">
      <w:pPr>
        <w:pStyle w:val="BodyText"/>
        <w:spacing w:before="0" w:after="0"/>
        <w:rPr>
          <w:rFonts w:ascii="Arial Narrow" w:hAnsi="Arial Narrow"/>
          <w:lang w:val="en-GB"/>
        </w:rPr>
      </w:pPr>
      <w:r w:rsidRPr="00287BEF">
        <w:rPr>
          <w:rFonts w:ascii="Arial Narrow" w:hAnsi="Arial Narrow"/>
          <w:lang w:val="en-GB"/>
        </w:rPr>
        <w:t>2020-09-15 20:27:23,046 VROUTER: Bridge Table overflow limit: 53248</w:t>
      </w:r>
    </w:p>
    <w:p w14:paraId="4686B334" w14:textId="77777777" w:rsidR="00287BEF" w:rsidRPr="00287BEF" w:rsidRDefault="00287BEF" w:rsidP="00287BEF">
      <w:pPr>
        <w:pStyle w:val="BodyText"/>
        <w:spacing w:before="0" w:after="0"/>
        <w:rPr>
          <w:rFonts w:ascii="Arial Narrow" w:hAnsi="Arial Narrow"/>
          <w:lang w:val="en-GB"/>
        </w:rPr>
      </w:pPr>
      <w:r w:rsidRPr="00287BEF">
        <w:rPr>
          <w:rFonts w:ascii="Arial Narrow" w:hAnsi="Arial Narrow"/>
          <w:lang w:val="en-GB"/>
        </w:rPr>
        <w:t>2020-09-15 20:27:23,046 VROUTER: Flow Table limit:            524288</w:t>
      </w:r>
    </w:p>
    <w:p w14:paraId="3895A12A" w14:textId="77777777" w:rsidR="00287BEF" w:rsidRPr="00287BEF" w:rsidRDefault="00287BEF" w:rsidP="00287BEF">
      <w:pPr>
        <w:pStyle w:val="BodyText"/>
        <w:spacing w:before="0" w:after="0"/>
        <w:rPr>
          <w:rFonts w:ascii="Arial Narrow" w:hAnsi="Arial Narrow"/>
          <w:lang w:val="en-GB"/>
        </w:rPr>
      </w:pPr>
      <w:r w:rsidRPr="00287BEF">
        <w:rPr>
          <w:rFonts w:ascii="Arial Narrow" w:hAnsi="Arial Narrow"/>
          <w:lang w:val="en-GB"/>
        </w:rPr>
        <w:t>2020-09-15 20:27:23,046 VROUTER: Flow Table overflow limit:   105472</w:t>
      </w:r>
    </w:p>
    <w:p w14:paraId="5F54A8D7" w14:textId="77777777" w:rsidR="00287BEF" w:rsidRPr="00287BEF" w:rsidRDefault="00287BEF" w:rsidP="00287BEF">
      <w:pPr>
        <w:pStyle w:val="BodyText"/>
        <w:spacing w:before="0" w:after="0"/>
        <w:rPr>
          <w:rFonts w:ascii="Arial Narrow" w:hAnsi="Arial Narrow"/>
          <w:lang w:val="fr-FR"/>
        </w:rPr>
      </w:pPr>
      <w:r w:rsidRPr="00287BEF">
        <w:rPr>
          <w:rFonts w:ascii="Arial Narrow" w:hAnsi="Arial Narrow"/>
          <w:lang w:val="fr-FR"/>
        </w:rPr>
        <w:t>2020-09-15 20:27:23,046 VROUTER: MPLS labels limit:           5120</w:t>
      </w:r>
    </w:p>
    <w:p w14:paraId="4DDE1F1D" w14:textId="77777777" w:rsidR="00287BEF" w:rsidRPr="00287BEF" w:rsidRDefault="00287BEF" w:rsidP="00287BEF">
      <w:pPr>
        <w:pStyle w:val="BodyText"/>
        <w:spacing w:before="0" w:after="0"/>
        <w:rPr>
          <w:rFonts w:ascii="Arial Narrow" w:hAnsi="Arial Narrow"/>
          <w:lang w:val="fr-FR"/>
        </w:rPr>
      </w:pPr>
      <w:r w:rsidRPr="00287BEF">
        <w:rPr>
          <w:rFonts w:ascii="Arial Narrow" w:hAnsi="Arial Narrow"/>
          <w:lang w:val="fr-FR"/>
        </w:rPr>
        <w:t>2020-09-15 20:27:23,046 VROUTER: Nexthops limit:              32768</w:t>
      </w:r>
    </w:p>
    <w:p w14:paraId="5D5C81A9" w14:textId="77777777" w:rsidR="00287BEF" w:rsidRPr="009C4100" w:rsidRDefault="00287BEF" w:rsidP="00287BEF">
      <w:pPr>
        <w:pStyle w:val="BodyText"/>
        <w:spacing w:before="0" w:after="0"/>
        <w:rPr>
          <w:rFonts w:ascii="Arial Narrow" w:hAnsi="Arial Narrow"/>
          <w:lang w:val="fr-FR"/>
        </w:rPr>
      </w:pPr>
      <w:r w:rsidRPr="009C4100">
        <w:rPr>
          <w:rFonts w:ascii="Arial Narrow" w:hAnsi="Arial Narrow"/>
          <w:lang w:val="fr-FR"/>
        </w:rPr>
        <w:t>2020-09-15 20:27:23,046 VROUTER: VRF tables limit:            4096</w:t>
      </w:r>
    </w:p>
    <w:p w14:paraId="40E72056" w14:textId="77777777" w:rsidR="00287BEF" w:rsidRPr="009C4100" w:rsidRDefault="00287BEF" w:rsidP="00287BEF">
      <w:pPr>
        <w:pStyle w:val="BodyText"/>
        <w:spacing w:before="0" w:after="0"/>
        <w:rPr>
          <w:rFonts w:ascii="Arial Narrow" w:hAnsi="Arial Narrow"/>
          <w:lang w:val="fr-FR"/>
        </w:rPr>
      </w:pPr>
      <w:r w:rsidRPr="009C4100">
        <w:rPr>
          <w:rFonts w:ascii="Arial Narrow" w:hAnsi="Arial Narrow"/>
          <w:lang w:val="fr-FR"/>
        </w:rPr>
        <w:t>2020-09-15 20:27:23,046 VROUTER: Packet pool size:            16384</w:t>
      </w:r>
    </w:p>
    <w:p w14:paraId="7DD06B50" w14:textId="77777777" w:rsidR="00287BEF" w:rsidRPr="009C4100" w:rsidRDefault="00287BEF" w:rsidP="00287BEF">
      <w:pPr>
        <w:pStyle w:val="BodyText"/>
        <w:spacing w:before="0" w:after="0"/>
        <w:rPr>
          <w:rFonts w:ascii="Arial Narrow" w:hAnsi="Arial Narrow"/>
          <w:lang w:val="fr-FR"/>
        </w:rPr>
      </w:pPr>
      <w:r w:rsidRPr="009C4100">
        <w:rPr>
          <w:rFonts w:ascii="Arial Narrow" w:hAnsi="Arial Narrow"/>
          <w:lang w:val="fr-FR"/>
        </w:rPr>
        <w:t>2020-09-15 20:27:23,046 VROUTER: PMD Tx Descriptor size:      128</w:t>
      </w:r>
    </w:p>
    <w:p w14:paraId="3FB1E7BB" w14:textId="77777777" w:rsidR="00287BEF" w:rsidRPr="009C4100" w:rsidRDefault="00287BEF" w:rsidP="00287BEF">
      <w:pPr>
        <w:pStyle w:val="BodyText"/>
        <w:spacing w:before="0" w:after="0"/>
        <w:rPr>
          <w:rFonts w:ascii="Arial Narrow" w:hAnsi="Arial Narrow"/>
          <w:lang w:val="fr-FR"/>
        </w:rPr>
      </w:pPr>
      <w:r w:rsidRPr="009C4100">
        <w:rPr>
          <w:rFonts w:ascii="Arial Narrow" w:hAnsi="Arial Narrow"/>
          <w:lang w:val="fr-FR"/>
        </w:rPr>
        <w:t>2020-09-15 20:27:23,046 VROUTER: PMD Rx Descriptor size:      128</w:t>
      </w:r>
    </w:p>
    <w:p w14:paraId="2713BA97" w14:textId="77777777" w:rsidR="00287BEF" w:rsidRPr="009C4100" w:rsidRDefault="00287BEF" w:rsidP="00287BEF">
      <w:pPr>
        <w:pStyle w:val="BodyText"/>
        <w:spacing w:before="0" w:after="0"/>
        <w:rPr>
          <w:rFonts w:ascii="Arial Narrow" w:hAnsi="Arial Narrow"/>
          <w:lang w:val="fr-FR"/>
        </w:rPr>
      </w:pPr>
      <w:r w:rsidRPr="009C4100">
        <w:rPr>
          <w:rFonts w:ascii="Arial Narrow" w:hAnsi="Arial Narrow"/>
          <w:lang w:val="fr-FR"/>
        </w:rPr>
        <w:t>2020-09-15 20:27:23,046 VROUTER: Maximum packet size:         9216</w:t>
      </w:r>
    </w:p>
    <w:p w14:paraId="3AE9FB89" w14:textId="77777777" w:rsidR="00287BEF" w:rsidRPr="009C4100" w:rsidRDefault="00287BEF" w:rsidP="00287BEF">
      <w:pPr>
        <w:pStyle w:val="BodyText"/>
        <w:spacing w:before="0" w:after="0"/>
        <w:rPr>
          <w:rFonts w:ascii="Arial Narrow" w:hAnsi="Arial Narrow"/>
          <w:lang w:val="fr-FR"/>
        </w:rPr>
      </w:pPr>
      <w:r w:rsidRPr="009C4100">
        <w:rPr>
          <w:rFonts w:ascii="Arial Narrow" w:hAnsi="Arial Narrow"/>
          <w:lang w:val="fr-FR"/>
        </w:rPr>
        <w:lastRenderedPageBreak/>
        <w:t>2020-09-15 20:27:23,046 VROUTER: Maximum log buffer size:     200</w:t>
      </w:r>
    </w:p>
    <w:p w14:paraId="3D6397F4" w14:textId="77777777" w:rsidR="00287BEF" w:rsidRPr="009C4100" w:rsidRDefault="00287BEF" w:rsidP="00287BEF">
      <w:pPr>
        <w:pStyle w:val="BodyText"/>
        <w:spacing w:before="0" w:after="0"/>
        <w:rPr>
          <w:rFonts w:ascii="Arial Narrow" w:hAnsi="Arial Narrow"/>
          <w:lang w:val="fr-FR"/>
        </w:rPr>
      </w:pPr>
      <w:r w:rsidRPr="009C4100">
        <w:rPr>
          <w:rFonts w:ascii="Arial Narrow" w:hAnsi="Arial Narrow"/>
          <w:lang w:val="fr-FR"/>
        </w:rPr>
        <w:t>2020-09-15 20:27:23,046 VROUTER: VR_DPDK_RX_RING_SZ:          2048</w:t>
      </w:r>
    </w:p>
    <w:p w14:paraId="30C935AC" w14:textId="77777777" w:rsidR="00287BEF" w:rsidRPr="009C4100" w:rsidRDefault="00287BEF" w:rsidP="00287BEF">
      <w:pPr>
        <w:pStyle w:val="BodyText"/>
        <w:spacing w:before="0" w:after="0"/>
        <w:rPr>
          <w:rFonts w:ascii="Arial Narrow" w:hAnsi="Arial Narrow"/>
          <w:lang w:val="fr-FR"/>
        </w:rPr>
      </w:pPr>
      <w:r w:rsidRPr="009C4100">
        <w:rPr>
          <w:rFonts w:ascii="Arial Narrow" w:hAnsi="Arial Narrow"/>
          <w:lang w:val="fr-FR"/>
        </w:rPr>
        <w:t>2020-09-15 20:27:23,046 VROUTER: VR_DPDK_TX_RING_SZ:          2048</w:t>
      </w:r>
    </w:p>
    <w:p w14:paraId="321CCCA5" w14:textId="77777777" w:rsidR="00287BEF" w:rsidRPr="00287BEF" w:rsidRDefault="00287BEF" w:rsidP="00287BEF">
      <w:pPr>
        <w:pStyle w:val="BodyText"/>
        <w:spacing w:before="0" w:after="0"/>
        <w:rPr>
          <w:rFonts w:ascii="Arial Narrow" w:hAnsi="Arial Narrow"/>
          <w:lang w:val="en-GB"/>
        </w:rPr>
      </w:pPr>
      <w:r w:rsidRPr="00287BEF">
        <w:rPr>
          <w:rFonts w:ascii="Arial Narrow" w:hAnsi="Arial Narrow"/>
          <w:lang w:val="en-GB"/>
        </w:rPr>
        <w:t>2020-09-15 20:27:23,046 VROUTER: VR_DPDK_YIELD_OPTION:        0</w:t>
      </w:r>
    </w:p>
    <w:p w14:paraId="15E3A285" w14:textId="77777777" w:rsidR="00287BEF" w:rsidRPr="009C4100" w:rsidRDefault="00287BEF" w:rsidP="00287BEF">
      <w:pPr>
        <w:pStyle w:val="BodyText"/>
        <w:spacing w:before="0" w:after="0"/>
        <w:rPr>
          <w:rFonts w:ascii="Arial Narrow" w:hAnsi="Arial Narrow"/>
          <w:lang w:val="fr-FR"/>
        </w:rPr>
      </w:pPr>
      <w:r w:rsidRPr="009C4100">
        <w:rPr>
          <w:rFonts w:ascii="Arial Narrow" w:hAnsi="Arial Narrow"/>
          <w:lang w:val="fr-FR"/>
        </w:rPr>
        <w:t>2020-09-15 20:27:23,046 VROUTER: VR_SERVICE_CORE_MASK:        0x10</w:t>
      </w:r>
    </w:p>
    <w:p w14:paraId="58DE9438" w14:textId="77777777" w:rsidR="00287BEF" w:rsidRPr="00287BEF" w:rsidRDefault="00287BEF" w:rsidP="00287BEF">
      <w:pPr>
        <w:pStyle w:val="BodyText"/>
        <w:spacing w:before="0" w:after="0"/>
        <w:rPr>
          <w:rFonts w:ascii="Arial Narrow" w:hAnsi="Arial Narrow"/>
          <w:lang w:val="en-GB"/>
        </w:rPr>
      </w:pPr>
      <w:r w:rsidRPr="00287BEF">
        <w:rPr>
          <w:rFonts w:ascii="Arial Narrow" w:hAnsi="Arial Narrow"/>
          <w:lang w:val="en-GB"/>
        </w:rPr>
        <w:t>2020-09-15 20:27:23,046 VROUTER: VR_DPDK_CTRL_THREAD_MASK:    0x10</w:t>
      </w:r>
    </w:p>
    <w:p w14:paraId="6DE90241" w14:textId="77777777" w:rsidR="00287BEF" w:rsidRPr="00287BEF" w:rsidRDefault="00287BEF" w:rsidP="00287BEF">
      <w:pPr>
        <w:pStyle w:val="BodyText"/>
        <w:spacing w:before="0" w:after="0"/>
        <w:rPr>
          <w:rFonts w:ascii="Arial Narrow" w:hAnsi="Arial Narrow"/>
          <w:lang w:val="en-GB"/>
        </w:rPr>
      </w:pPr>
      <w:r w:rsidRPr="00287BEF">
        <w:rPr>
          <w:rFonts w:ascii="Arial Narrow" w:hAnsi="Arial Narrow"/>
          <w:lang w:val="en-GB"/>
        </w:rPr>
        <w:t>2020-09-15 20:27:23,046 VROUTER: Unconditional Close Flow on TCP RST:       0</w:t>
      </w:r>
    </w:p>
    <w:p w14:paraId="1F08769E" w14:textId="77777777" w:rsidR="00287BEF" w:rsidRPr="00287BEF" w:rsidRDefault="00287BEF" w:rsidP="00287BEF">
      <w:pPr>
        <w:pStyle w:val="BodyText"/>
        <w:spacing w:before="0" w:after="0"/>
        <w:rPr>
          <w:rFonts w:ascii="Arial Narrow" w:hAnsi="Arial Narrow"/>
          <w:lang w:val="fr-FR"/>
        </w:rPr>
      </w:pPr>
      <w:r w:rsidRPr="00287BEF">
        <w:rPr>
          <w:rFonts w:ascii="Arial Narrow" w:hAnsi="Arial Narrow"/>
          <w:lang w:val="fr-FR"/>
        </w:rPr>
        <w:t>2020-09-15 20:27:23,046 VROUTER: EAL arguments:</w:t>
      </w:r>
    </w:p>
    <w:p w14:paraId="22BB60BE" w14:textId="77777777" w:rsidR="00287BEF" w:rsidRPr="00287BEF" w:rsidRDefault="00287BEF" w:rsidP="00287BEF">
      <w:pPr>
        <w:pStyle w:val="BodyText"/>
        <w:spacing w:before="0" w:after="0"/>
        <w:rPr>
          <w:rFonts w:ascii="Arial Narrow" w:hAnsi="Arial Narrow"/>
          <w:lang w:val="fr-FR"/>
        </w:rPr>
      </w:pPr>
      <w:r w:rsidRPr="00287BEF">
        <w:rPr>
          <w:rFonts w:ascii="Arial Narrow" w:hAnsi="Arial Narrow"/>
          <w:lang w:val="fr-FR"/>
        </w:rPr>
        <w:t>2020-09-15 20:27:23,046 VROUTER:            -n  "4"</w:t>
      </w:r>
    </w:p>
    <w:p w14:paraId="3DCA45AB" w14:textId="097B2E98" w:rsidR="00287BEF" w:rsidRPr="00287BEF" w:rsidRDefault="00287BEF" w:rsidP="00287BEF">
      <w:pPr>
        <w:pStyle w:val="BodyText"/>
        <w:spacing w:before="0" w:after="0"/>
        <w:rPr>
          <w:rFonts w:ascii="Arial Narrow" w:hAnsi="Arial Narrow"/>
          <w:lang w:val="en-GB"/>
        </w:rPr>
      </w:pPr>
      <w:r w:rsidRPr="00287BEF">
        <w:rPr>
          <w:rFonts w:ascii="Arial Narrow" w:hAnsi="Arial Narrow"/>
          <w:lang w:val="en-GB"/>
        </w:rPr>
        <w:t>2020-09-15 20:27:23,046 VROUTER:  --socket-mem  "1024"</w:t>
      </w:r>
    </w:p>
    <w:p w14:paraId="3A1E93F7" w14:textId="421F3090" w:rsidR="00287BEF" w:rsidRDefault="00287BEF" w:rsidP="009C7DEB">
      <w:pPr>
        <w:pStyle w:val="BodyText"/>
        <w:spacing w:before="0" w:after="0"/>
        <w:rPr>
          <w:lang w:val="en-GB"/>
        </w:rPr>
      </w:pPr>
    </w:p>
    <w:p w14:paraId="4196E93E" w14:textId="77777777" w:rsidR="00287BEF" w:rsidRPr="00FF1C7F" w:rsidRDefault="00287BEF" w:rsidP="009C7DEB">
      <w:pPr>
        <w:pStyle w:val="BodyText"/>
        <w:spacing w:before="0" w:after="0"/>
        <w:rPr>
          <w:lang w:val="en-GB"/>
        </w:rPr>
      </w:pPr>
    </w:p>
    <w:p w14:paraId="78745596" w14:textId="4D343F40" w:rsidR="00FF1C7F" w:rsidRDefault="00FF1C7F" w:rsidP="00FF1C7F">
      <w:pPr>
        <w:pStyle w:val="Heading3"/>
        <w:rPr>
          <w:lang w:val="en-GB"/>
        </w:rPr>
      </w:pPr>
      <w:bookmarkStart w:id="6" w:name="_Toc51175616"/>
      <w:r>
        <w:rPr>
          <w:lang w:val="en-GB"/>
        </w:rPr>
        <w:t>Polling core allocation</w:t>
      </w:r>
      <w:bookmarkEnd w:id="6"/>
    </w:p>
    <w:p w14:paraId="654F2238" w14:textId="5816796A" w:rsidR="00FF1C7F" w:rsidRDefault="00FF1C7F" w:rsidP="009C7DEB">
      <w:pPr>
        <w:pStyle w:val="BodyText"/>
        <w:spacing w:before="0" w:after="0"/>
        <w:rPr>
          <w:lang w:val="en-GB"/>
        </w:rPr>
      </w:pPr>
    </w:p>
    <w:p w14:paraId="713CCC05" w14:textId="4AC1D9B3" w:rsidR="00413892" w:rsidRDefault="00413892" w:rsidP="009C7DEB">
      <w:pPr>
        <w:pStyle w:val="BodyText"/>
        <w:spacing w:before="0" w:after="0"/>
        <w:rPr>
          <w:lang w:val="en-GB"/>
        </w:rPr>
      </w:pPr>
      <w:r>
        <w:rPr>
          <w:lang w:val="en-GB"/>
        </w:rPr>
        <w:t>CPU core used by the different DPDK vrouter threads are written into the Contrail vrouter DPDK log file. They are described with a specific syntax:</w:t>
      </w:r>
    </w:p>
    <w:p w14:paraId="5188E215" w14:textId="77777777" w:rsidR="00413892" w:rsidRPr="00413892" w:rsidRDefault="00413892" w:rsidP="00413892">
      <w:pPr>
        <w:pStyle w:val="ListParagraph"/>
        <w:numPr>
          <w:ilvl w:val="0"/>
          <w:numId w:val="10"/>
        </w:numPr>
        <w:rPr>
          <w:rFonts w:ascii="Times New Roman" w:eastAsia="Times New Roman" w:hAnsi="Times New Roman" w:cs="Times New Roman"/>
          <w:lang w:val="en-GB" w:eastAsia="en-GB"/>
        </w:rPr>
      </w:pPr>
      <w:r w:rsidRPr="00413892">
        <w:rPr>
          <w:rFonts w:ascii="Arial" w:eastAsia="Times New Roman" w:hAnsi="Arial" w:cs="Arial"/>
          <w:color w:val="000000"/>
          <w:sz w:val="22"/>
          <w:szCs w:val="22"/>
          <w:lang w:val="en-GB" w:eastAsia="en-GB"/>
        </w:rPr>
        <w:t>3 first logical numbers (0 to 2) are used for “service lcores”</w:t>
      </w:r>
    </w:p>
    <w:p w14:paraId="69AEF83D" w14:textId="77777777" w:rsidR="00413892" w:rsidRPr="00413892" w:rsidRDefault="00413892" w:rsidP="00413892">
      <w:pPr>
        <w:pStyle w:val="ListParagraph"/>
        <w:numPr>
          <w:ilvl w:val="0"/>
          <w:numId w:val="10"/>
        </w:numPr>
        <w:rPr>
          <w:rFonts w:ascii="Times New Roman" w:eastAsia="Times New Roman" w:hAnsi="Times New Roman" w:cs="Times New Roman"/>
          <w:lang w:val="en-GB" w:eastAsia="en-GB"/>
        </w:rPr>
      </w:pPr>
      <w:r w:rsidRPr="00413892">
        <w:rPr>
          <w:rFonts w:ascii="Arial" w:eastAsia="Times New Roman" w:hAnsi="Arial" w:cs="Arial"/>
          <w:color w:val="000000"/>
          <w:sz w:val="22"/>
          <w:szCs w:val="22"/>
          <w:lang w:val="en-GB" w:eastAsia="en-GB"/>
        </w:rPr>
        <w:t>5 next ones (3 to 7) are booked for IO lcores</w:t>
      </w:r>
    </w:p>
    <w:p w14:paraId="54FA66A9" w14:textId="77777777" w:rsidR="00413892" w:rsidRPr="00413892" w:rsidRDefault="00413892" w:rsidP="00413892">
      <w:pPr>
        <w:pStyle w:val="ListParagraph"/>
        <w:numPr>
          <w:ilvl w:val="0"/>
          <w:numId w:val="10"/>
        </w:numPr>
        <w:rPr>
          <w:rFonts w:ascii="Times New Roman" w:eastAsia="Times New Roman" w:hAnsi="Times New Roman" w:cs="Times New Roman"/>
          <w:lang w:val="en-GB" w:eastAsia="en-GB"/>
        </w:rPr>
      </w:pPr>
      <w:r w:rsidRPr="00413892">
        <w:rPr>
          <w:rFonts w:ascii="Arial" w:eastAsia="Times New Roman" w:hAnsi="Arial" w:cs="Arial"/>
          <w:color w:val="000000"/>
          <w:sz w:val="22"/>
          <w:szCs w:val="22"/>
          <w:lang w:val="en-GB" w:eastAsia="en-GB"/>
        </w:rPr>
        <w:t>2 next ones (8 to 9) are “lcores with TX queues”.</w:t>
      </w:r>
    </w:p>
    <w:p w14:paraId="6586F8F2" w14:textId="0E0C3DC8" w:rsidR="00413892" w:rsidRPr="00413892" w:rsidRDefault="00413892" w:rsidP="00413892">
      <w:pPr>
        <w:pStyle w:val="ListParagraph"/>
        <w:numPr>
          <w:ilvl w:val="0"/>
          <w:numId w:val="10"/>
        </w:numPr>
        <w:rPr>
          <w:rFonts w:ascii="Times New Roman" w:eastAsia="Times New Roman" w:hAnsi="Times New Roman" w:cs="Times New Roman"/>
          <w:lang w:val="en-GB" w:eastAsia="en-GB"/>
        </w:rPr>
      </w:pPr>
      <w:r>
        <w:rPr>
          <w:rFonts w:ascii="Arial" w:eastAsia="Times New Roman" w:hAnsi="Arial" w:cs="Arial"/>
          <w:color w:val="000000"/>
          <w:sz w:val="22"/>
          <w:szCs w:val="22"/>
          <w:lang w:val="en-GB" w:eastAsia="en-GB"/>
        </w:rPr>
        <w:t>Remaining l</w:t>
      </w:r>
      <w:r w:rsidRPr="00413892">
        <w:rPr>
          <w:rFonts w:ascii="Arial" w:eastAsia="Times New Roman" w:hAnsi="Arial" w:cs="Arial"/>
          <w:color w:val="000000"/>
          <w:sz w:val="22"/>
          <w:szCs w:val="22"/>
          <w:lang w:val="en-GB" w:eastAsia="en-GB"/>
        </w:rPr>
        <w:t xml:space="preserve">ogical cores </w:t>
      </w:r>
      <w:r>
        <w:rPr>
          <w:rFonts w:ascii="Arial" w:eastAsia="Times New Roman" w:hAnsi="Arial" w:cs="Arial"/>
          <w:color w:val="000000"/>
          <w:sz w:val="22"/>
          <w:szCs w:val="22"/>
          <w:lang w:val="en-GB" w:eastAsia="en-GB"/>
        </w:rPr>
        <w:t>(</w:t>
      </w:r>
      <w:r w:rsidRPr="00413892">
        <w:rPr>
          <w:rFonts w:ascii="Arial" w:eastAsia="Times New Roman" w:hAnsi="Arial" w:cs="Arial"/>
          <w:color w:val="000000"/>
          <w:sz w:val="22"/>
          <w:szCs w:val="22"/>
          <w:lang w:val="en-GB" w:eastAsia="en-GB"/>
        </w:rPr>
        <w:t>with number 10 and above</w:t>
      </w:r>
      <w:r>
        <w:rPr>
          <w:rFonts w:ascii="Arial" w:eastAsia="Times New Roman" w:hAnsi="Arial" w:cs="Arial"/>
          <w:color w:val="000000"/>
          <w:sz w:val="22"/>
          <w:szCs w:val="22"/>
          <w:lang w:val="en-GB" w:eastAsia="en-GB"/>
        </w:rPr>
        <w:t>)</w:t>
      </w:r>
      <w:r w:rsidRPr="00413892">
        <w:rPr>
          <w:rFonts w:ascii="Arial" w:eastAsia="Times New Roman" w:hAnsi="Arial" w:cs="Arial"/>
          <w:color w:val="000000"/>
          <w:sz w:val="22"/>
          <w:szCs w:val="22"/>
          <w:lang w:val="en-GB" w:eastAsia="en-GB"/>
        </w:rPr>
        <w:t xml:space="preserve"> are </w:t>
      </w:r>
      <w:r>
        <w:rPr>
          <w:rFonts w:ascii="Arial" w:eastAsia="Times New Roman" w:hAnsi="Arial" w:cs="Arial"/>
          <w:color w:val="000000"/>
          <w:sz w:val="22"/>
          <w:szCs w:val="22"/>
          <w:lang w:val="en-GB" w:eastAsia="en-GB"/>
        </w:rPr>
        <w:t>polling and processing</w:t>
      </w:r>
      <w:r w:rsidRPr="00413892">
        <w:rPr>
          <w:rFonts w:ascii="Arial" w:eastAsia="Times New Roman" w:hAnsi="Arial" w:cs="Arial"/>
          <w:color w:val="000000"/>
          <w:sz w:val="22"/>
          <w:szCs w:val="22"/>
          <w:lang w:val="en-GB" w:eastAsia="en-GB"/>
        </w:rPr>
        <w:t xml:space="preserve"> logical cores.</w:t>
      </w:r>
    </w:p>
    <w:p w14:paraId="0A110C12" w14:textId="0AB97038" w:rsidR="00F91222" w:rsidRDefault="00F91222" w:rsidP="00F91222">
      <w:pPr>
        <w:pStyle w:val="BodyText"/>
        <w:spacing w:before="0" w:after="0"/>
        <w:rPr>
          <w:rFonts w:ascii="Arial" w:eastAsia="Times New Roman" w:hAnsi="Arial" w:cs="Arial"/>
          <w:color w:val="000000"/>
          <w:sz w:val="22"/>
          <w:szCs w:val="22"/>
          <w:lang w:val="en-GB" w:eastAsia="en-GB"/>
        </w:rPr>
      </w:pPr>
      <w:r>
        <w:rPr>
          <w:rFonts w:ascii="Arial" w:eastAsia="Times New Roman" w:hAnsi="Arial" w:cs="Arial"/>
          <w:color w:val="000000"/>
          <w:sz w:val="22"/>
          <w:szCs w:val="22"/>
          <w:lang w:val="en-GB" w:eastAsia="en-GB"/>
        </w:rPr>
        <w:t xml:space="preserve">DPDK vrouter threads lcore are pinned onto the compute node CPU according following DPDK </w:t>
      </w:r>
      <w:r w:rsidRPr="00F91222">
        <w:rPr>
          <w:rFonts w:ascii="Arial" w:eastAsia="Times New Roman" w:hAnsi="Arial" w:cs="Arial"/>
          <w:color w:val="000000"/>
          <w:sz w:val="22"/>
          <w:szCs w:val="22"/>
          <w:lang w:val="en-GB" w:eastAsia="en-GB"/>
        </w:rPr>
        <w:t>vrouter parameter</w:t>
      </w:r>
      <w:r>
        <w:rPr>
          <w:rFonts w:ascii="Arial" w:eastAsia="Times New Roman" w:hAnsi="Arial" w:cs="Arial"/>
          <w:color w:val="000000"/>
          <w:sz w:val="22"/>
          <w:szCs w:val="22"/>
          <w:lang w:val="en-GB" w:eastAsia="en-GB"/>
        </w:rPr>
        <w:t>s:</w:t>
      </w:r>
    </w:p>
    <w:p w14:paraId="74F906EF" w14:textId="77777777" w:rsidR="00F91222" w:rsidRDefault="00F91222" w:rsidP="00F91222">
      <w:pPr>
        <w:pStyle w:val="BodyText"/>
        <w:numPr>
          <w:ilvl w:val="0"/>
          <w:numId w:val="11"/>
        </w:numPr>
        <w:spacing w:before="0" w:after="0"/>
        <w:rPr>
          <w:rFonts w:ascii="Arial" w:eastAsia="Times New Roman" w:hAnsi="Arial" w:cs="Arial"/>
          <w:b/>
          <w:bCs/>
          <w:i/>
          <w:iCs/>
          <w:color w:val="000000"/>
          <w:sz w:val="22"/>
          <w:szCs w:val="22"/>
          <w:lang w:val="en-GB" w:eastAsia="en-GB"/>
        </w:rPr>
      </w:pPr>
      <w:r w:rsidRPr="00F91222">
        <w:rPr>
          <w:rFonts w:ascii="Arial" w:eastAsia="Times New Roman" w:hAnsi="Arial" w:cs="Arial"/>
          <w:color w:val="000000"/>
          <w:sz w:val="22"/>
          <w:szCs w:val="22"/>
          <w:lang w:val="en-GB" w:eastAsia="en-GB"/>
        </w:rPr>
        <w:t xml:space="preserve">lcore 0 to 2 and above are defined with </w:t>
      </w:r>
      <w:r w:rsidRPr="00F91222">
        <w:rPr>
          <w:rFonts w:ascii="Arial" w:eastAsia="Times New Roman" w:hAnsi="Arial" w:cs="Arial"/>
          <w:b/>
          <w:bCs/>
          <w:i/>
          <w:iCs/>
          <w:color w:val="000000"/>
          <w:sz w:val="22"/>
          <w:szCs w:val="22"/>
          <w:lang w:val="en-GB" w:eastAsia="en-GB"/>
        </w:rPr>
        <w:t>CPU_LIST</w:t>
      </w:r>
    </w:p>
    <w:p w14:paraId="643FAA34" w14:textId="77777777" w:rsidR="00F91222" w:rsidRDefault="00F91222" w:rsidP="00F91222">
      <w:pPr>
        <w:pStyle w:val="BodyText"/>
        <w:numPr>
          <w:ilvl w:val="0"/>
          <w:numId w:val="11"/>
        </w:numPr>
        <w:spacing w:before="0" w:after="0"/>
        <w:rPr>
          <w:rFonts w:ascii="Arial" w:hAnsi="Arial" w:cs="Arial"/>
          <w:b/>
          <w:i/>
          <w:sz w:val="22"/>
          <w:szCs w:val="22"/>
        </w:rPr>
      </w:pPr>
      <w:r w:rsidRPr="00F91222">
        <w:rPr>
          <w:rFonts w:ascii="Arial" w:eastAsia="Times New Roman" w:hAnsi="Arial" w:cs="Arial"/>
          <w:color w:val="000000"/>
          <w:sz w:val="22"/>
          <w:szCs w:val="22"/>
          <w:lang w:val="en-GB" w:eastAsia="en-GB"/>
        </w:rPr>
        <w:t>l</w:t>
      </w:r>
      <w:r w:rsidR="00413892" w:rsidRPr="00F91222">
        <w:rPr>
          <w:rFonts w:ascii="Arial" w:eastAsia="Times New Roman" w:hAnsi="Arial" w:cs="Arial"/>
          <w:color w:val="000000"/>
          <w:sz w:val="22"/>
          <w:szCs w:val="22"/>
          <w:lang w:val="en-GB" w:eastAsia="en-GB"/>
        </w:rPr>
        <w:t xml:space="preserve">core </w:t>
      </w:r>
      <w:r w:rsidRPr="00F91222">
        <w:rPr>
          <w:rFonts w:ascii="Arial" w:eastAsia="Times New Roman" w:hAnsi="Arial" w:cs="Arial"/>
          <w:color w:val="000000"/>
          <w:sz w:val="22"/>
          <w:szCs w:val="22"/>
          <w:lang w:val="en-GB" w:eastAsia="en-GB"/>
        </w:rPr>
        <w:t>8</w:t>
      </w:r>
      <w:r w:rsidR="00413892" w:rsidRPr="00F91222">
        <w:rPr>
          <w:rFonts w:ascii="Arial" w:eastAsia="Times New Roman" w:hAnsi="Arial" w:cs="Arial"/>
          <w:color w:val="000000"/>
          <w:sz w:val="22"/>
          <w:szCs w:val="22"/>
          <w:lang w:val="en-GB" w:eastAsia="en-GB"/>
        </w:rPr>
        <w:t xml:space="preserve"> to 9 </w:t>
      </w:r>
      <w:r w:rsidRPr="00F91222">
        <w:rPr>
          <w:rFonts w:ascii="Arial" w:eastAsia="Times New Roman" w:hAnsi="Arial" w:cs="Arial"/>
          <w:color w:val="000000"/>
          <w:sz w:val="22"/>
          <w:szCs w:val="22"/>
          <w:lang w:val="en-GB" w:eastAsia="en-GB"/>
        </w:rPr>
        <w:t xml:space="preserve">and above are defined with </w:t>
      </w:r>
      <w:r w:rsidRPr="00F91222">
        <w:rPr>
          <w:rFonts w:ascii="Arial" w:hAnsi="Arial" w:cs="Arial"/>
          <w:b/>
          <w:i/>
          <w:sz w:val="22"/>
          <w:szCs w:val="22"/>
        </w:rPr>
        <w:t>SERVICE_CORE_MASK</w:t>
      </w:r>
    </w:p>
    <w:p w14:paraId="654DA6AA" w14:textId="77777777" w:rsidR="00F91222" w:rsidRDefault="00F91222" w:rsidP="00F91222">
      <w:pPr>
        <w:pStyle w:val="BodyText"/>
        <w:numPr>
          <w:ilvl w:val="0"/>
          <w:numId w:val="11"/>
        </w:numPr>
        <w:spacing w:before="0" w:after="0"/>
        <w:rPr>
          <w:rFonts w:ascii="Arial" w:hAnsi="Arial" w:cs="Arial"/>
          <w:b/>
          <w:i/>
          <w:sz w:val="22"/>
          <w:szCs w:val="22"/>
        </w:rPr>
      </w:pPr>
      <w:r w:rsidRPr="00F91222">
        <w:rPr>
          <w:rFonts w:ascii="Arial" w:eastAsia="Times New Roman" w:hAnsi="Arial" w:cs="Arial"/>
          <w:color w:val="000000"/>
          <w:sz w:val="22"/>
          <w:szCs w:val="22"/>
          <w:lang w:val="en-GB" w:eastAsia="en-GB"/>
        </w:rPr>
        <w:t>l</w:t>
      </w:r>
      <w:r w:rsidR="00413892" w:rsidRPr="00F91222">
        <w:rPr>
          <w:rFonts w:ascii="Arial" w:eastAsia="Times New Roman" w:hAnsi="Arial" w:cs="Arial"/>
          <w:color w:val="000000"/>
          <w:sz w:val="22"/>
          <w:szCs w:val="22"/>
          <w:lang w:val="en-GB" w:eastAsia="en-GB"/>
        </w:rPr>
        <w:t xml:space="preserve">core numbers 10 and above are </w:t>
      </w:r>
      <w:r w:rsidRPr="00F91222">
        <w:rPr>
          <w:rFonts w:ascii="Arial" w:eastAsia="Times New Roman" w:hAnsi="Arial" w:cs="Arial"/>
          <w:color w:val="000000"/>
          <w:sz w:val="22"/>
          <w:szCs w:val="22"/>
          <w:lang w:val="en-GB" w:eastAsia="en-GB"/>
        </w:rPr>
        <w:t xml:space="preserve">defined with </w:t>
      </w:r>
      <w:r w:rsidRPr="00F91222">
        <w:rPr>
          <w:rFonts w:ascii="Arial" w:hAnsi="Arial" w:cs="Arial"/>
          <w:b/>
          <w:i/>
          <w:sz w:val="22"/>
          <w:szCs w:val="22"/>
        </w:rPr>
        <w:t>DPDK_CTRL_THREAD_MASK</w:t>
      </w:r>
    </w:p>
    <w:p w14:paraId="32BD71F6" w14:textId="55620383" w:rsidR="00413892" w:rsidRDefault="00413892" w:rsidP="009C7DEB">
      <w:pPr>
        <w:pStyle w:val="BodyText"/>
        <w:spacing w:before="0" w:after="0"/>
        <w:rPr>
          <w:lang w:val="en-GB"/>
        </w:rPr>
      </w:pPr>
    </w:p>
    <w:p w14:paraId="2C2D8FBC" w14:textId="4CCDBF86" w:rsidR="00F91222" w:rsidRDefault="00F91222" w:rsidP="009C7DEB">
      <w:pPr>
        <w:pStyle w:val="BodyText"/>
        <w:spacing w:before="0" w:after="0"/>
        <w:rPr>
          <w:lang w:val="en-GB"/>
        </w:rPr>
      </w:pPr>
      <w:r>
        <w:rPr>
          <w:lang w:val="en-GB"/>
        </w:rPr>
        <w:t>In the example below, polling core are CPU 2, 4, 6 and 8 (used by lcore 10 to 13):</w:t>
      </w:r>
    </w:p>
    <w:p w14:paraId="396ACDEB" w14:textId="3DBC609A" w:rsidR="00413892" w:rsidRPr="00413892" w:rsidRDefault="00413892" w:rsidP="009C7DEB">
      <w:pPr>
        <w:pStyle w:val="BodyText"/>
        <w:spacing w:before="0" w:after="0"/>
        <w:rPr>
          <w:rFonts w:ascii="Arial Narrow" w:hAnsi="Arial Narrow"/>
          <w:lang w:val="en-GB"/>
        </w:rPr>
      </w:pPr>
      <w:r w:rsidRPr="00413892">
        <w:rPr>
          <w:rFonts w:ascii="Arial Narrow" w:hAnsi="Arial Narrow"/>
          <w:lang w:val="en-GB"/>
        </w:rPr>
        <w:t xml:space="preserve">2020-09-16 09:06:50,886 VROUTER:  </w:t>
      </w:r>
      <w:r w:rsidRPr="00413892">
        <w:rPr>
          <w:rFonts w:ascii="Arial Narrow" w:hAnsi="Arial Narrow" w:cs="Courier New"/>
          <w:color w:val="000000"/>
        </w:rPr>
        <w:t>--lcores  "</w:t>
      </w:r>
      <w:r w:rsidRPr="00413892">
        <w:rPr>
          <w:rFonts w:ascii="Arial Narrow" w:hAnsi="Arial Narrow" w:cs="Courier New"/>
          <w:color w:val="FF0000"/>
        </w:rPr>
        <w:t>(0-2)@(</w:t>
      </w:r>
      <w:r w:rsidR="00F91222">
        <w:rPr>
          <w:rFonts w:ascii="Arial Narrow" w:hAnsi="Arial Narrow" w:cs="Courier New"/>
          <w:color w:val="FF0000"/>
        </w:rPr>
        <w:t>10,34</w:t>
      </w:r>
      <w:r w:rsidRPr="00413892">
        <w:rPr>
          <w:rFonts w:ascii="Arial Narrow" w:hAnsi="Arial Narrow" w:cs="Courier New"/>
          <w:color w:val="FF0000"/>
        </w:rPr>
        <w:t>)</w:t>
      </w:r>
      <w:r w:rsidRPr="00413892">
        <w:rPr>
          <w:rFonts w:ascii="Arial Narrow" w:hAnsi="Arial Narrow" w:cs="Courier New"/>
          <w:color w:val="000000"/>
        </w:rPr>
        <w:t>,</w:t>
      </w:r>
      <w:r w:rsidRPr="00413892">
        <w:rPr>
          <w:rFonts w:ascii="Arial Narrow" w:hAnsi="Arial Narrow" w:cs="Courier New"/>
          <w:color w:val="0066CC"/>
        </w:rPr>
        <w:t>(8-9)@(</w:t>
      </w:r>
      <w:r w:rsidR="00F91222">
        <w:rPr>
          <w:rFonts w:ascii="Arial Narrow" w:hAnsi="Arial Narrow" w:cs="Courier New"/>
          <w:color w:val="0066CC"/>
        </w:rPr>
        <w:t>10,34</w:t>
      </w:r>
      <w:r w:rsidRPr="00413892">
        <w:rPr>
          <w:rFonts w:ascii="Arial Narrow" w:hAnsi="Arial Narrow" w:cs="Courier New"/>
          <w:color w:val="0066CC"/>
        </w:rPr>
        <w:t>)</w:t>
      </w:r>
      <w:r w:rsidRPr="00413892">
        <w:rPr>
          <w:rFonts w:ascii="Arial Narrow" w:hAnsi="Arial Narrow" w:cs="Courier New"/>
          <w:color w:val="000000"/>
        </w:rPr>
        <w:t>,</w:t>
      </w:r>
      <w:r w:rsidRPr="00413892">
        <w:rPr>
          <w:rFonts w:ascii="Arial Narrow" w:hAnsi="Arial Narrow" w:cs="Courier New"/>
          <w:b/>
          <w:bCs/>
          <w:color w:val="000000"/>
        </w:rPr>
        <w:t>10@2,11@4,12@6,13@8</w:t>
      </w:r>
    </w:p>
    <w:p w14:paraId="7B7C56DE" w14:textId="26F7343E" w:rsidR="00413892" w:rsidRDefault="00413892" w:rsidP="009C7DEB">
      <w:pPr>
        <w:pStyle w:val="BodyText"/>
        <w:spacing w:before="0" w:after="0"/>
        <w:rPr>
          <w:lang w:val="en-GB"/>
        </w:rPr>
      </w:pPr>
    </w:p>
    <w:p w14:paraId="749C01B1" w14:textId="24D423E9" w:rsidR="00E15020" w:rsidRDefault="00E15020" w:rsidP="009C7DEB">
      <w:pPr>
        <w:pStyle w:val="BodyText"/>
        <w:spacing w:before="0" w:after="0"/>
        <w:rPr>
          <w:lang w:val="en-GB"/>
        </w:rPr>
      </w:pPr>
      <w:r>
        <w:rPr>
          <w:lang w:val="en-GB"/>
        </w:rPr>
        <w:t>We can also see, that service threads and DPDK control threads have been pinned on CPU 10 and 34.</w:t>
      </w:r>
    </w:p>
    <w:p w14:paraId="4E6BF6B3" w14:textId="77777777" w:rsidR="00E15020" w:rsidRDefault="00E15020" w:rsidP="009C7DEB">
      <w:pPr>
        <w:pStyle w:val="BodyText"/>
        <w:spacing w:before="0" w:after="0"/>
        <w:rPr>
          <w:lang w:val="en-GB"/>
        </w:rPr>
      </w:pPr>
    </w:p>
    <w:p w14:paraId="734E5A4A" w14:textId="2776123F" w:rsidR="00FF1C7F" w:rsidRDefault="00FF1C7F" w:rsidP="00FF1C7F">
      <w:pPr>
        <w:pStyle w:val="Heading3"/>
        <w:rPr>
          <w:lang w:val="en-GB"/>
        </w:rPr>
      </w:pPr>
      <w:bookmarkStart w:id="7" w:name="_Toc51175617"/>
      <w:r>
        <w:rPr>
          <w:lang w:val="en-GB"/>
        </w:rPr>
        <w:t>Internal Load Balancing</w:t>
      </w:r>
      <w:bookmarkEnd w:id="7"/>
    </w:p>
    <w:p w14:paraId="271B295A" w14:textId="2DA0DBB6" w:rsidR="00FF1C7F" w:rsidRDefault="00FF1C7F" w:rsidP="009C7DEB">
      <w:pPr>
        <w:pStyle w:val="BodyText"/>
        <w:spacing w:before="0" w:after="0"/>
      </w:pPr>
    </w:p>
    <w:p w14:paraId="4DCA28DE" w14:textId="77777777" w:rsidR="00AE694B" w:rsidRDefault="00AE694B" w:rsidP="00AE694B">
      <w:pPr>
        <w:pStyle w:val="BodyText"/>
        <w:spacing w:before="0" w:after="0"/>
      </w:pPr>
      <w:r>
        <w:t xml:space="preserve">In some situation the polling core performs a new hash calculation to distribute the polled packet to another processing core. This is a DPDK pipeline model implemented into the vrouter. In this situation, the polling core will never select itself to process a polled packet. </w:t>
      </w:r>
    </w:p>
    <w:p w14:paraId="01E2F510" w14:textId="2258C00A" w:rsidR="00AE694B" w:rsidRDefault="00AE694B" w:rsidP="00AE694B">
      <w:pPr>
        <w:pStyle w:val="BodyText"/>
        <w:spacing w:before="0" w:after="0"/>
      </w:pPr>
    </w:p>
    <w:p w14:paraId="59F37281" w14:textId="77777777" w:rsidR="00DD253C" w:rsidRDefault="00DD253C" w:rsidP="00AE694B">
      <w:pPr>
        <w:pStyle w:val="BodyText"/>
        <w:spacing w:before="0" w:after="0"/>
      </w:pPr>
    </w:p>
    <w:p w14:paraId="41A12365" w14:textId="444E703F" w:rsidR="00AE694B" w:rsidRDefault="00AE694B" w:rsidP="00AE694B">
      <w:pPr>
        <w:pStyle w:val="BodyText"/>
        <w:spacing w:before="0" w:after="0"/>
      </w:pPr>
      <w:r>
        <w:t>The selection of available processing cores for each polling core can be seen in the vrouter DPDK log file.</w:t>
      </w:r>
    </w:p>
    <w:p w14:paraId="10350106" w14:textId="77777777" w:rsidR="00287BEF" w:rsidRPr="00AE694B" w:rsidRDefault="00287BEF" w:rsidP="00AE694B">
      <w:pPr>
        <w:pStyle w:val="BodyText"/>
        <w:spacing w:before="0" w:after="0"/>
      </w:pPr>
    </w:p>
    <w:p w14:paraId="5DD7A4D8" w14:textId="11E9996F" w:rsidR="00AE694B" w:rsidRPr="00287BEF" w:rsidRDefault="00AE694B" w:rsidP="00AE694B">
      <w:pPr>
        <w:spacing w:after="0"/>
        <w:jc w:val="both"/>
        <w:rPr>
          <w:rFonts w:ascii="Arial Narrow" w:hAnsi="Arial Narrow" w:cs="Courier New"/>
        </w:rPr>
      </w:pPr>
      <w:r w:rsidRPr="00287BEF">
        <w:rPr>
          <w:rFonts w:ascii="Arial Narrow" w:hAnsi="Arial Narrow" w:cs="Courier New"/>
        </w:rPr>
        <w:t>2020-01-07 13:08:01,403 VROUTER: Lcore 10: distributing MPLSoGRE packets to [11,12,13]</w:t>
      </w:r>
    </w:p>
    <w:p w14:paraId="5E2D2076" w14:textId="044329C2" w:rsidR="00AE694B" w:rsidRPr="00287BEF" w:rsidRDefault="00AE694B" w:rsidP="00AE694B">
      <w:pPr>
        <w:spacing w:after="0"/>
        <w:jc w:val="both"/>
        <w:rPr>
          <w:rFonts w:ascii="Arial Narrow" w:hAnsi="Arial Narrow" w:cs="Courier New"/>
        </w:rPr>
      </w:pPr>
      <w:r w:rsidRPr="00287BEF">
        <w:rPr>
          <w:rFonts w:ascii="Arial Narrow" w:hAnsi="Arial Narrow" w:cs="Courier New"/>
        </w:rPr>
        <w:t>2020-01-07 13:08:01,403 VROUTER: Lcore 11: distributing MPLSoGRE packets to [10,12,13]</w:t>
      </w:r>
    </w:p>
    <w:p w14:paraId="34DBD36D" w14:textId="17EA2929" w:rsidR="00AE694B" w:rsidRPr="00287BEF" w:rsidRDefault="00AE694B" w:rsidP="00AE694B">
      <w:pPr>
        <w:spacing w:after="0"/>
        <w:jc w:val="both"/>
        <w:rPr>
          <w:rFonts w:ascii="Arial Narrow" w:hAnsi="Arial Narrow" w:cs="Courier New"/>
        </w:rPr>
      </w:pPr>
      <w:r w:rsidRPr="00287BEF">
        <w:rPr>
          <w:rFonts w:ascii="Arial Narrow" w:hAnsi="Arial Narrow" w:cs="Courier New"/>
        </w:rPr>
        <w:t>2020-01-07 13:08:01,403 VROUTER: Lcore 12: distributing MPLSoGRE packets to [10,11,13]</w:t>
      </w:r>
    </w:p>
    <w:p w14:paraId="6884B467" w14:textId="44A09415" w:rsidR="00AE694B" w:rsidRPr="00287BEF" w:rsidRDefault="00AE694B" w:rsidP="00AE694B">
      <w:pPr>
        <w:spacing w:after="0"/>
        <w:jc w:val="both"/>
        <w:rPr>
          <w:rFonts w:ascii="Arial Narrow" w:hAnsi="Arial Narrow" w:cs="Courier New"/>
        </w:rPr>
      </w:pPr>
      <w:r w:rsidRPr="00287BEF">
        <w:rPr>
          <w:rFonts w:ascii="Arial Narrow" w:hAnsi="Arial Narrow" w:cs="Courier New"/>
        </w:rPr>
        <w:t>2020-01-07 13:08:01,404 VROUTER: Lcore 13: distributing MPLSoGRE packets to [10,11,12]</w:t>
      </w:r>
    </w:p>
    <w:p w14:paraId="3484CEA6" w14:textId="65F895B0" w:rsidR="00FF1C7F" w:rsidRPr="00AE694B" w:rsidRDefault="00FF1C7F" w:rsidP="009C7DEB">
      <w:pPr>
        <w:pStyle w:val="BodyText"/>
        <w:spacing w:before="0" w:after="0"/>
      </w:pPr>
    </w:p>
    <w:p w14:paraId="0C93638C" w14:textId="4094181C" w:rsidR="00FF1C7F" w:rsidRDefault="00AE694B" w:rsidP="009C7DEB">
      <w:pPr>
        <w:pStyle w:val="BodyText"/>
        <w:spacing w:before="0" w:after="0"/>
      </w:pPr>
      <w:r>
        <w:t>It is written MPLSoGRE, but it applies to all packets that are distributed via hashing by the polling core.</w:t>
      </w:r>
    </w:p>
    <w:p w14:paraId="0C6DC80F" w14:textId="6B7CA151" w:rsidR="00AE694B" w:rsidRDefault="00AE694B" w:rsidP="009C7DEB">
      <w:pPr>
        <w:pStyle w:val="BodyText"/>
        <w:spacing w:before="0" w:after="0"/>
        <w:rPr>
          <w:lang w:val="en-GB"/>
        </w:rPr>
      </w:pPr>
    </w:p>
    <w:p w14:paraId="27459431" w14:textId="5A1BE9B2" w:rsidR="00DD253C" w:rsidRDefault="006726BE" w:rsidP="009C7DEB">
      <w:pPr>
        <w:pStyle w:val="BodyText"/>
        <w:spacing w:before="0" w:after="0"/>
      </w:pPr>
      <w:r>
        <w:object w:dxaOrig="10572" w:dyaOrig="6577" w14:anchorId="6D5B70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282.25pt" o:ole="">
            <v:imagedata r:id="rId8" o:title=""/>
          </v:shape>
          <o:OLEObject Type="Embed" ProgID="Visio.Drawing.15" ShapeID="_x0000_i1025" DrawAspect="Content" ObjectID="_1663166111" r:id="rId9"/>
        </w:object>
      </w:r>
    </w:p>
    <w:p w14:paraId="7BE13132" w14:textId="77777777" w:rsidR="006726BE" w:rsidRDefault="006726BE" w:rsidP="009C7DEB">
      <w:pPr>
        <w:pStyle w:val="BodyText"/>
        <w:spacing w:before="0" w:after="0"/>
        <w:rPr>
          <w:lang w:val="en-GB"/>
        </w:rPr>
      </w:pPr>
    </w:p>
    <w:p w14:paraId="53BCE9BF" w14:textId="304C7529" w:rsidR="00FF1C7F" w:rsidRPr="00FF1C7F" w:rsidRDefault="00FF1C7F" w:rsidP="00FF1C7F">
      <w:pPr>
        <w:pStyle w:val="Heading3"/>
        <w:rPr>
          <w:lang w:val="en-GB"/>
        </w:rPr>
      </w:pPr>
      <w:bookmarkStart w:id="8" w:name="_Toc51175618"/>
      <w:r>
        <w:rPr>
          <w:lang w:val="en-GB"/>
        </w:rPr>
        <w:t>Virtual Interface queues</w:t>
      </w:r>
      <w:bookmarkEnd w:id="8"/>
    </w:p>
    <w:p w14:paraId="6EBB25CE" w14:textId="6B95DDC1" w:rsidR="00FF1C7F" w:rsidRDefault="00FF1C7F" w:rsidP="00FF1C7F">
      <w:pPr>
        <w:pStyle w:val="BodyText"/>
        <w:spacing w:before="0" w:after="0"/>
        <w:rPr>
          <w:lang w:val="en-GB"/>
        </w:rPr>
      </w:pPr>
      <w:r>
        <w:rPr>
          <w:lang w:val="en-GB"/>
        </w:rPr>
        <w:t xml:space="preserve">Each time a new virtual interface is connected to the vrouter, </w:t>
      </w:r>
      <w:r w:rsidR="00E643F2">
        <w:rPr>
          <w:lang w:val="en-GB"/>
        </w:rPr>
        <w:t>a vif port is created on the vrouter with the same number of queues as the number of polling CPU (specified in CPU_LIST)</w:t>
      </w:r>
      <w:r w:rsidR="00A47455">
        <w:rPr>
          <w:lang w:val="en-GB"/>
        </w:rPr>
        <w:t>. Each queue created is handled by a only one of the vrouter polling core. So, for each created vif, we have a one to one mapping between vrouter polling cores and RX queues. This mapping can be seen in DPDK vrouter logs:</w:t>
      </w:r>
    </w:p>
    <w:p w14:paraId="1CA638D0" w14:textId="77777777" w:rsidR="00FF1C7F" w:rsidRDefault="00FF1C7F" w:rsidP="00FF1C7F">
      <w:pPr>
        <w:pStyle w:val="BodyText"/>
        <w:spacing w:before="0" w:after="0"/>
        <w:rPr>
          <w:lang w:val="en-GB"/>
        </w:rPr>
      </w:pPr>
    </w:p>
    <w:p w14:paraId="2FDE4979" w14:textId="77777777" w:rsidR="00FF1C7F" w:rsidRPr="00287BEF" w:rsidRDefault="00FF1C7F" w:rsidP="00FF1C7F">
      <w:pPr>
        <w:spacing w:after="0"/>
        <w:rPr>
          <w:rFonts w:ascii="Arial Narrow" w:hAnsi="Arial Narrow" w:cs="Courier New"/>
          <w:sz w:val="22"/>
          <w:szCs w:val="22"/>
        </w:rPr>
      </w:pPr>
      <w:r w:rsidRPr="00287BEF">
        <w:rPr>
          <w:rFonts w:ascii="Arial Narrow" w:hAnsi="Arial Narrow" w:cs="Courier New"/>
        </w:rPr>
        <w:t>2019-09-24 16:36:50,011 VROUTER: Adding vif 8 (gen. 37) virtual device tap66e68bc1-a9</w:t>
      </w:r>
    </w:p>
    <w:p w14:paraId="7DB56C7D" w14:textId="77777777" w:rsidR="00FF1C7F" w:rsidRPr="00287BEF" w:rsidRDefault="00FF1C7F" w:rsidP="00FF1C7F">
      <w:pPr>
        <w:spacing w:after="0"/>
        <w:rPr>
          <w:rFonts w:ascii="Arial Narrow" w:hAnsi="Arial Narrow" w:cs="Courier New"/>
        </w:rPr>
      </w:pPr>
      <w:r w:rsidRPr="00287BEF">
        <w:rPr>
          <w:rFonts w:ascii="Arial Narrow" w:hAnsi="Arial Narrow" w:cs="Courier New"/>
        </w:rPr>
        <w:t>…</w:t>
      </w:r>
    </w:p>
    <w:p w14:paraId="340FE6D4" w14:textId="77777777" w:rsidR="00FF1C7F" w:rsidRPr="00287BEF" w:rsidRDefault="00FF1C7F" w:rsidP="00FF1C7F">
      <w:pPr>
        <w:spacing w:after="0"/>
        <w:rPr>
          <w:rFonts w:ascii="Arial Narrow" w:hAnsi="Arial Narrow" w:cs="Courier New"/>
        </w:rPr>
      </w:pPr>
      <w:r w:rsidRPr="00287BEF">
        <w:rPr>
          <w:rFonts w:ascii="Arial Narrow" w:hAnsi="Arial Narrow" w:cs="Courier New"/>
        </w:rPr>
        <w:t>2019-09-24 16:36:50,012 VROUTER:     lcore 12 RX from HW queue 0</w:t>
      </w:r>
    </w:p>
    <w:p w14:paraId="611730C0" w14:textId="77777777" w:rsidR="00FF1C7F" w:rsidRPr="00287BEF" w:rsidRDefault="00FF1C7F" w:rsidP="00FF1C7F">
      <w:pPr>
        <w:spacing w:after="0"/>
        <w:rPr>
          <w:rFonts w:ascii="Arial Narrow" w:hAnsi="Arial Narrow" w:cs="Courier New"/>
        </w:rPr>
      </w:pPr>
      <w:r w:rsidRPr="00287BEF">
        <w:rPr>
          <w:rFonts w:ascii="Arial Narrow" w:hAnsi="Arial Narrow" w:cs="Courier New"/>
        </w:rPr>
        <w:t>2019-09-24 16:36:50,012 VROUTER:     lcore 13 RX from HW queue 1</w:t>
      </w:r>
    </w:p>
    <w:p w14:paraId="51B61881" w14:textId="77777777" w:rsidR="00FF1C7F" w:rsidRPr="00287BEF" w:rsidRDefault="00FF1C7F" w:rsidP="00FF1C7F">
      <w:pPr>
        <w:spacing w:after="0"/>
        <w:rPr>
          <w:rFonts w:ascii="Arial Narrow" w:hAnsi="Arial Narrow" w:cs="Courier New"/>
        </w:rPr>
      </w:pPr>
      <w:r w:rsidRPr="00287BEF">
        <w:rPr>
          <w:rFonts w:ascii="Arial Narrow" w:hAnsi="Arial Narrow" w:cs="Courier New"/>
        </w:rPr>
        <w:t>2019-09-24 16:36:50,012 VROUTER:     lcore 10 RX from HW queue 2</w:t>
      </w:r>
    </w:p>
    <w:p w14:paraId="51D6F623" w14:textId="77777777" w:rsidR="00FF1C7F" w:rsidRPr="00287BEF" w:rsidRDefault="00FF1C7F" w:rsidP="00FF1C7F">
      <w:pPr>
        <w:spacing w:after="0"/>
        <w:rPr>
          <w:rFonts w:ascii="Arial Narrow" w:hAnsi="Arial Narrow" w:cs="Courier New"/>
        </w:rPr>
      </w:pPr>
      <w:r w:rsidRPr="00287BEF">
        <w:rPr>
          <w:rFonts w:ascii="Arial Narrow" w:hAnsi="Arial Narrow" w:cs="Courier New"/>
        </w:rPr>
        <w:t>2019-09-24 16:36:50,012 VROUTER:     lcore 11 RX from HW queue 3</w:t>
      </w:r>
    </w:p>
    <w:p w14:paraId="5B990E25" w14:textId="125BF4C6" w:rsidR="00FF1C7F" w:rsidRDefault="00FF1C7F" w:rsidP="009C7DEB">
      <w:pPr>
        <w:pStyle w:val="BodyText"/>
        <w:spacing w:before="0" w:after="0"/>
      </w:pPr>
    </w:p>
    <w:p w14:paraId="6CCA0174" w14:textId="3E4F4BB6" w:rsidR="00E643F2" w:rsidRPr="00FF1C7F" w:rsidRDefault="00E643F2" w:rsidP="009C7DEB">
      <w:pPr>
        <w:pStyle w:val="BodyText"/>
        <w:spacing w:before="0" w:after="0"/>
      </w:pPr>
      <w:r>
        <w:t>Here the vif interface 0/8 is created in order to connect the virtual NIC tap66e68bc1-a9 to the vrouter. This vif is created with 4 queues, q0,q1,q2 and q3 which are respectively handled by polling cores 12,13,10 and 11.</w:t>
      </w:r>
    </w:p>
    <w:p w14:paraId="1E6DA0B6" w14:textId="0E1D7A3B" w:rsidR="00FF1C7F" w:rsidRDefault="00FF1C7F" w:rsidP="009C7DEB">
      <w:pPr>
        <w:pStyle w:val="BodyText"/>
        <w:spacing w:before="0" w:after="0"/>
        <w:rPr>
          <w:lang w:val="en-GB"/>
        </w:rPr>
      </w:pPr>
    </w:p>
    <w:p w14:paraId="0E66DACE" w14:textId="5B9BC813" w:rsidR="00A47455" w:rsidRDefault="00A47455" w:rsidP="009C7DEB">
      <w:pPr>
        <w:pStyle w:val="BodyText"/>
        <w:spacing w:before="0" w:after="0"/>
        <w:rPr>
          <w:lang w:val="en-GB"/>
        </w:rPr>
      </w:pPr>
      <w:r>
        <w:rPr>
          <w:lang w:val="en-GB"/>
        </w:rPr>
        <w:t>The connected virtual machine interface can have a different number of queues than the number configured onto the vrouter vif interface it is connected to. Several case have to be taken into consideration:</w:t>
      </w:r>
    </w:p>
    <w:p w14:paraId="41C0C062" w14:textId="02576AA1" w:rsidR="00A47455" w:rsidRDefault="00A47455" w:rsidP="009C7DEB">
      <w:pPr>
        <w:pStyle w:val="BodyText"/>
        <w:spacing w:before="0" w:after="0"/>
        <w:rPr>
          <w:lang w:val="en-GB"/>
        </w:rPr>
      </w:pPr>
    </w:p>
    <w:p w14:paraId="6EA26147" w14:textId="77AB3087" w:rsidR="00A47455" w:rsidRDefault="00A47455" w:rsidP="00A47455">
      <w:pPr>
        <w:pStyle w:val="BodyText"/>
        <w:numPr>
          <w:ilvl w:val="0"/>
          <w:numId w:val="7"/>
        </w:numPr>
        <w:spacing w:before="0" w:after="0"/>
        <w:rPr>
          <w:lang w:val="en-GB"/>
        </w:rPr>
      </w:pPr>
      <w:r>
        <w:rPr>
          <w:lang w:val="en-GB"/>
        </w:rPr>
        <w:lastRenderedPageBreak/>
        <w:t xml:space="preserve">The connected virtual machine </w:t>
      </w:r>
      <w:r w:rsidR="006B50B9">
        <w:rPr>
          <w:lang w:val="en-GB"/>
        </w:rPr>
        <w:t xml:space="preserve">network </w:t>
      </w:r>
      <w:r>
        <w:rPr>
          <w:lang w:val="en-GB"/>
        </w:rPr>
        <w:t>interface has less queues than the number of queues created on the vrouter interface. Some vrouter interface queues won’t be enabled.</w:t>
      </w:r>
    </w:p>
    <w:p w14:paraId="2AF4E004" w14:textId="22ECA0F1" w:rsidR="00A47455" w:rsidRDefault="00A47455" w:rsidP="00A47455">
      <w:pPr>
        <w:pStyle w:val="BodyText"/>
        <w:numPr>
          <w:ilvl w:val="0"/>
          <w:numId w:val="7"/>
        </w:numPr>
        <w:spacing w:before="0" w:after="0"/>
        <w:rPr>
          <w:lang w:val="en-GB"/>
        </w:rPr>
      </w:pPr>
      <w:r>
        <w:rPr>
          <w:lang w:val="en-GB"/>
        </w:rPr>
        <w:t xml:space="preserve">The connected virtual machine </w:t>
      </w:r>
      <w:r w:rsidR="006B50B9">
        <w:rPr>
          <w:lang w:val="en-GB"/>
        </w:rPr>
        <w:t xml:space="preserve">network </w:t>
      </w:r>
      <w:r>
        <w:rPr>
          <w:lang w:val="en-GB"/>
        </w:rPr>
        <w:t>interface has the same number of queues than the number of queues created on the vrouter interface. All vrouter interface queues will be enabled.</w:t>
      </w:r>
    </w:p>
    <w:p w14:paraId="0285A60C" w14:textId="02F292F1" w:rsidR="00A47455" w:rsidRDefault="00A47455" w:rsidP="00A47455">
      <w:pPr>
        <w:pStyle w:val="BodyText"/>
        <w:numPr>
          <w:ilvl w:val="0"/>
          <w:numId w:val="7"/>
        </w:numPr>
        <w:spacing w:before="0" w:after="0"/>
        <w:rPr>
          <w:lang w:val="en-GB"/>
        </w:rPr>
      </w:pPr>
      <w:r>
        <w:rPr>
          <w:lang w:val="en-GB"/>
        </w:rPr>
        <w:t>The connected virtual machine</w:t>
      </w:r>
      <w:r w:rsidR="006B50B9">
        <w:rPr>
          <w:lang w:val="en-GB"/>
        </w:rPr>
        <w:t xml:space="preserve"> network</w:t>
      </w:r>
      <w:r>
        <w:rPr>
          <w:lang w:val="en-GB"/>
        </w:rPr>
        <w:t xml:space="preserve"> interface has more queues than the number of queues created on the vrouter interface. This is an unsupported case. Some virtual machine interface queues won’t be polled as there is no matching queue on the vif it is connected to.</w:t>
      </w:r>
      <w:r w:rsidR="006B50B9">
        <w:rPr>
          <w:lang w:val="en-GB"/>
        </w:rPr>
        <w:t xml:space="preserve"> Some queues have to be disabled on the virtual machine NIC network interface.</w:t>
      </w:r>
    </w:p>
    <w:p w14:paraId="0C9033BB" w14:textId="559E3755" w:rsidR="00A47455" w:rsidRDefault="00A47455" w:rsidP="00A47455">
      <w:pPr>
        <w:pStyle w:val="BodyText"/>
        <w:spacing w:before="0" w:after="0"/>
        <w:rPr>
          <w:lang w:val="en-GB"/>
        </w:rPr>
      </w:pPr>
    </w:p>
    <w:p w14:paraId="31BDA1E7" w14:textId="06FF4423" w:rsidR="00A47455" w:rsidRDefault="00A47455" w:rsidP="00A47455">
      <w:pPr>
        <w:pStyle w:val="BodyText"/>
        <w:spacing w:before="0" w:after="0"/>
        <w:rPr>
          <w:lang w:val="en-GB"/>
        </w:rPr>
      </w:pPr>
      <w:r>
        <w:rPr>
          <w:lang w:val="en-GB"/>
        </w:rPr>
        <w:t>When a</w:t>
      </w:r>
      <w:r w:rsidR="004C53BA">
        <w:rPr>
          <w:lang w:val="en-GB"/>
        </w:rPr>
        <w:t xml:space="preserve"> polling</w:t>
      </w:r>
      <w:r>
        <w:rPr>
          <w:lang w:val="en-GB"/>
        </w:rPr>
        <w:t xml:space="preserve"> queue is enabled on the vrouter</w:t>
      </w:r>
      <w:r w:rsidR="004C53BA">
        <w:rPr>
          <w:lang w:val="en-GB"/>
        </w:rPr>
        <w:t>, a ring activation message is generated in the Contrail DPDK log file.</w:t>
      </w:r>
    </w:p>
    <w:p w14:paraId="09E5ADFD" w14:textId="4B506A06" w:rsidR="004C53BA" w:rsidRDefault="004C53BA" w:rsidP="00A47455">
      <w:pPr>
        <w:pStyle w:val="BodyText"/>
        <w:spacing w:before="0" w:after="0"/>
        <w:rPr>
          <w:lang w:val="en-GB"/>
        </w:rPr>
      </w:pPr>
    </w:p>
    <w:p w14:paraId="0EE357A6" w14:textId="77777777" w:rsidR="004C53BA" w:rsidRDefault="004C53BA" w:rsidP="004C53BA">
      <w:pPr>
        <w:pStyle w:val="BodyText"/>
        <w:spacing w:before="0" w:after="0"/>
      </w:pPr>
      <w:r>
        <w:t>The vrings correspond to both transmit and receive queues:</w:t>
      </w:r>
    </w:p>
    <w:p w14:paraId="42A63214" w14:textId="7C9C986D" w:rsidR="004C53BA" w:rsidRPr="004C53BA" w:rsidRDefault="004C53BA" w:rsidP="004C53BA">
      <w:pPr>
        <w:pStyle w:val="BodyText"/>
        <w:numPr>
          <w:ilvl w:val="0"/>
          <w:numId w:val="9"/>
        </w:numPr>
        <w:spacing w:before="0" w:after="0"/>
        <w:rPr>
          <w:lang w:val="en-GB"/>
        </w:rPr>
      </w:pPr>
      <w:r>
        <w:t>the transmit queues are the even numbers. Divide them by 2 to get the queue number. i.e. vring 0 is TX queue 0, vring 2 is TX queue 1, …</w:t>
      </w:r>
    </w:p>
    <w:p w14:paraId="7CDBFAA2" w14:textId="78764B34" w:rsidR="004C53BA" w:rsidRPr="004C53BA" w:rsidRDefault="004C53BA" w:rsidP="004C53BA">
      <w:pPr>
        <w:pStyle w:val="BodyText"/>
        <w:numPr>
          <w:ilvl w:val="0"/>
          <w:numId w:val="9"/>
        </w:numPr>
        <w:spacing w:before="0" w:after="0"/>
        <w:rPr>
          <w:lang w:val="en-GB"/>
        </w:rPr>
      </w:pPr>
      <w:r>
        <w:t>the receive queues are the odd numbers. Divide them by 2 (discard the remainder) to get the queue number. i.e. vring 1 is RX queue 0, vring 3 is RX queue 1, …</w:t>
      </w:r>
    </w:p>
    <w:p w14:paraId="1E2B2319" w14:textId="704E4ECC" w:rsidR="004C53BA" w:rsidRPr="004C53BA" w:rsidRDefault="004C53BA" w:rsidP="004C53BA">
      <w:pPr>
        <w:pStyle w:val="BodyText"/>
        <w:numPr>
          <w:ilvl w:val="0"/>
          <w:numId w:val="9"/>
        </w:numPr>
        <w:spacing w:before="0" w:after="0"/>
        <w:rPr>
          <w:lang w:val="en-GB"/>
        </w:rPr>
      </w:pPr>
      <w:r>
        <w:t>ready state 1 = enabled. ready state 0 = disabled</w:t>
      </w:r>
    </w:p>
    <w:p w14:paraId="5F18FB6D" w14:textId="36FC161F" w:rsidR="004C53BA" w:rsidRDefault="004C53BA" w:rsidP="00A47455">
      <w:pPr>
        <w:pStyle w:val="BodyText"/>
        <w:spacing w:before="0" w:after="0"/>
        <w:rPr>
          <w:lang w:val="en-GB"/>
        </w:rPr>
      </w:pPr>
    </w:p>
    <w:p w14:paraId="3C1AB87D" w14:textId="7F7319BE" w:rsidR="004C53BA" w:rsidRDefault="004C53BA" w:rsidP="004C53BA">
      <w:pPr>
        <w:pStyle w:val="BodyText"/>
        <w:spacing w:before="0" w:after="0"/>
        <w:rPr>
          <w:lang w:val="en-GB"/>
        </w:rPr>
      </w:pPr>
      <w:r>
        <w:t>In th</w:t>
      </w:r>
      <w:r w:rsidR="009C4100">
        <w:t>e</w:t>
      </w:r>
      <w:r>
        <w:t xml:space="preserve"> example</w:t>
      </w:r>
      <w:r w:rsidR="009C4100">
        <w:t xml:space="preserve"> below</w:t>
      </w:r>
      <w:r>
        <w:t>, only 1 RX (and TX) queue is enabled on the vrouter vif interface. A single queue virtual machine interface is connected to the vrouter port:</w:t>
      </w:r>
    </w:p>
    <w:p w14:paraId="7FE98185" w14:textId="77777777" w:rsidR="004C53BA" w:rsidRDefault="004C53BA" w:rsidP="00A47455">
      <w:pPr>
        <w:pStyle w:val="BodyText"/>
        <w:spacing w:before="0" w:after="0"/>
        <w:rPr>
          <w:lang w:val="en-GB"/>
        </w:rPr>
      </w:pPr>
    </w:p>
    <w:p w14:paraId="32F73A34" w14:textId="77777777" w:rsidR="004C53BA" w:rsidRPr="00287BEF" w:rsidRDefault="004C53BA" w:rsidP="004C53BA">
      <w:pPr>
        <w:spacing w:after="0"/>
        <w:rPr>
          <w:rFonts w:ascii="Arial Narrow" w:hAnsi="Arial Narrow"/>
          <w:sz w:val="22"/>
          <w:szCs w:val="22"/>
        </w:rPr>
      </w:pPr>
      <w:r w:rsidRPr="00287BEF">
        <w:rPr>
          <w:rFonts w:ascii="Arial Narrow" w:hAnsi="Arial Narrow"/>
        </w:rPr>
        <w:t>2019-09-24 16:37:46,693 UVHOST: Client _tap66e68bc1-a9: setting vring 0 ready state 1</w:t>
      </w:r>
    </w:p>
    <w:p w14:paraId="50C6E2ED" w14:textId="77777777" w:rsidR="004C53BA" w:rsidRPr="00287BEF" w:rsidRDefault="004C53BA" w:rsidP="004C53BA">
      <w:pPr>
        <w:spacing w:after="0"/>
        <w:rPr>
          <w:rFonts w:ascii="Arial Narrow" w:hAnsi="Arial Narrow"/>
        </w:rPr>
      </w:pPr>
      <w:r w:rsidRPr="00287BEF">
        <w:rPr>
          <w:rFonts w:ascii="Arial Narrow" w:hAnsi="Arial Narrow"/>
        </w:rPr>
        <w:t>2019-09-24 16:37:46,693 UVHOST: Client _tap66e68bc1-a9: setting vring 1 ready state 1</w:t>
      </w:r>
    </w:p>
    <w:p w14:paraId="08DFA05F" w14:textId="77777777" w:rsidR="004C53BA" w:rsidRPr="00287BEF" w:rsidRDefault="004C53BA" w:rsidP="004C53BA">
      <w:pPr>
        <w:spacing w:after="0"/>
        <w:rPr>
          <w:rFonts w:ascii="Arial Narrow" w:hAnsi="Arial Narrow"/>
        </w:rPr>
      </w:pPr>
      <w:r w:rsidRPr="00287BEF">
        <w:rPr>
          <w:rFonts w:ascii="Arial Narrow" w:hAnsi="Arial Narrow"/>
        </w:rPr>
        <w:t>2019-09-24 16:37:46,693 UVHOST: Client _tap66e68bc1-a9: setting vring 2 ready state 0</w:t>
      </w:r>
    </w:p>
    <w:p w14:paraId="64AE68A2" w14:textId="77777777" w:rsidR="004C53BA" w:rsidRPr="00287BEF" w:rsidRDefault="004C53BA" w:rsidP="004C53BA">
      <w:pPr>
        <w:spacing w:after="0"/>
        <w:rPr>
          <w:rFonts w:ascii="Arial Narrow" w:hAnsi="Arial Narrow"/>
        </w:rPr>
      </w:pPr>
      <w:r w:rsidRPr="00287BEF">
        <w:rPr>
          <w:rFonts w:ascii="Arial Narrow" w:hAnsi="Arial Narrow"/>
        </w:rPr>
        <w:t>2019-09-24 16:37:46,693 UVHOST: Client _tap66e68bc1-a9: setting vring 3 ready state 0</w:t>
      </w:r>
    </w:p>
    <w:p w14:paraId="62609CDE" w14:textId="77777777" w:rsidR="004C53BA" w:rsidRPr="00287BEF" w:rsidRDefault="004C53BA" w:rsidP="004C53BA">
      <w:pPr>
        <w:spacing w:after="0"/>
        <w:rPr>
          <w:rFonts w:ascii="Arial Narrow" w:hAnsi="Arial Narrow"/>
        </w:rPr>
      </w:pPr>
      <w:r w:rsidRPr="00287BEF">
        <w:rPr>
          <w:rFonts w:ascii="Arial Narrow" w:hAnsi="Arial Narrow"/>
        </w:rPr>
        <w:t>2019-09-24 16:37:46,693 UVHOST: Client _tap66e68bc1-a9: setting vring 4 ready state 0</w:t>
      </w:r>
    </w:p>
    <w:p w14:paraId="4AB693EC" w14:textId="77777777" w:rsidR="004C53BA" w:rsidRPr="00287BEF" w:rsidRDefault="004C53BA" w:rsidP="004C53BA">
      <w:pPr>
        <w:spacing w:after="0"/>
        <w:rPr>
          <w:rFonts w:ascii="Arial Narrow" w:hAnsi="Arial Narrow"/>
        </w:rPr>
      </w:pPr>
      <w:r w:rsidRPr="00287BEF">
        <w:rPr>
          <w:rFonts w:ascii="Arial Narrow" w:hAnsi="Arial Narrow"/>
        </w:rPr>
        <w:t>2019-09-24 16:37:46,693 UVHOST: Client _tap66e68bc1-a9: setting vring 5 ready state 0</w:t>
      </w:r>
    </w:p>
    <w:p w14:paraId="4729A29F" w14:textId="77777777" w:rsidR="004C53BA" w:rsidRPr="00287BEF" w:rsidRDefault="004C53BA" w:rsidP="004C53BA">
      <w:pPr>
        <w:spacing w:after="0"/>
        <w:rPr>
          <w:rFonts w:ascii="Arial Narrow" w:hAnsi="Arial Narrow"/>
        </w:rPr>
      </w:pPr>
      <w:r w:rsidRPr="00287BEF">
        <w:rPr>
          <w:rFonts w:ascii="Arial Narrow" w:hAnsi="Arial Narrow"/>
        </w:rPr>
        <w:t>2019-09-24 16:37:46,693 UVHOST: Client _tap66e68bc1-a9: setting vring 6 ready state 0</w:t>
      </w:r>
    </w:p>
    <w:p w14:paraId="657A1914" w14:textId="77777777" w:rsidR="004C53BA" w:rsidRPr="00287BEF" w:rsidRDefault="004C53BA" w:rsidP="004C53BA">
      <w:pPr>
        <w:spacing w:after="0"/>
        <w:rPr>
          <w:rFonts w:ascii="Arial Narrow" w:hAnsi="Arial Narrow"/>
        </w:rPr>
      </w:pPr>
      <w:r w:rsidRPr="00287BEF">
        <w:rPr>
          <w:rFonts w:ascii="Arial Narrow" w:hAnsi="Arial Narrow"/>
        </w:rPr>
        <w:t>2019-09-24 16:37:46,693 UVHOST: Client _tap66e68bc1-a9: setting vring 7 ready state 0</w:t>
      </w:r>
    </w:p>
    <w:p w14:paraId="2D63C06B" w14:textId="1C7F576C" w:rsidR="004C53BA" w:rsidRDefault="004C53BA" w:rsidP="00A47455">
      <w:pPr>
        <w:pStyle w:val="BodyText"/>
        <w:spacing w:before="0" w:after="0"/>
      </w:pPr>
    </w:p>
    <w:p w14:paraId="5C4997B5" w14:textId="5F9326D5" w:rsidR="009C4100" w:rsidRPr="004C53BA" w:rsidRDefault="009C4100" w:rsidP="00A47455">
      <w:pPr>
        <w:pStyle w:val="BodyText"/>
        <w:spacing w:before="0" w:after="0"/>
      </w:pPr>
      <w:r>
        <w:object w:dxaOrig="8664" w:dyaOrig="6084" w14:anchorId="0E4DF3EB">
          <v:shape id="_x0000_i1026" type="#_x0000_t75" style="width:433.75pt;height:304.7pt" o:ole="">
            <v:imagedata r:id="rId10" o:title=""/>
          </v:shape>
          <o:OLEObject Type="Embed" ProgID="Visio.Drawing.15" ShapeID="_x0000_i1026" DrawAspect="Content" ObjectID="_1663166112" r:id="rId11"/>
        </w:object>
      </w:r>
    </w:p>
    <w:p w14:paraId="5135AC59" w14:textId="14ED99C3" w:rsidR="00E643F2" w:rsidRDefault="00E643F2" w:rsidP="009C7DEB">
      <w:pPr>
        <w:pStyle w:val="BodyText"/>
        <w:spacing w:before="0" w:after="0"/>
        <w:rPr>
          <w:lang w:val="en-GB"/>
        </w:rPr>
      </w:pPr>
    </w:p>
    <w:p w14:paraId="31B593E9" w14:textId="61B3E2E8" w:rsidR="004C53BA" w:rsidRDefault="004C53BA" w:rsidP="004C53BA">
      <w:pPr>
        <w:pStyle w:val="BodyText"/>
        <w:spacing w:before="0" w:after="0"/>
        <w:rPr>
          <w:lang w:val="en-GB"/>
        </w:rPr>
      </w:pPr>
      <w:r>
        <w:t>In th</w:t>
      </w:r>
      <w:r w:rsidR="009C4100">
        <w:t>e</w:t>
      </w:r>
      <w:r>
        <w:t xml:space="preserve"> example</w:t>
      </w:r>
      <w:r w:rsidR="009C4100">
        <w:t xml:space="preserve"> hereafter</w:t>
      </w:r>
      <w:r>
        <w:t>, 4 RX (and TX) queue</w:t>
      </w:r>
      <w:r w:rsidR="009C4100">
        <w:t>s</w:t>
      </w:r>
      <w:r>
        <w:t xml:space="preserve"> </w:t>
      </w:r>
      <w:r w:rsidR="009C4100">
        <w:t>are</w:t>
      </w:r>
      <w:r>
        <w:t xml:space="preserve"> enabled on the vrouter vif interface. But a virtual machine interface having more than 4 queues i</w:t>
      </w:r>
      <w:r w:rsidR="009C4100">
        <w:t>s</w:t>
      </w:r>
      <w:r>
        <w:t xml:space="preserve"> connected to the vrouter port:</w:t>
      </w:r>
    </w:p>
    <w:p w14:paraId="7A308043" w14:textId="77777777" w:rsidR="004C53BA" w:rsidRDefault="004C53BA" w:rsidP="009C7DEB">
      <w:pPr>
        <w:pStyle w:val="BodyText"/>
        <w:spacing w:before="0" w:after="0"/>
        <w:rPr>
          <w:lang w:val="en-GB"/>
        </w:rPr>
      </w:pPr>
    </w:p>
    <w:p w14:paraId="5BECC17B" w14:textId="77777777" w:rsidR="004C53BA" w:rsidRPr="00287BEF" w:rsidRDefault="004C53BA" w:rsidP="004C53BA">
      <w:pPr>
        <w:spacing w:after="0"/>
        <w:rPr>
          <w:rFonts w:ascii="Arial Narrow" w:hAnsi="Arial Narrow"/>
          <w:sz w:val="22"/>
          <w:szCs w:val="22"/>
        </w:rPr>
      </w:pPr>
      <w:r w:rsidRPr="00287BEF">
        <w:rPr>
          <w:rFonts w:ascii="Arial Narrow" w:hAnsi="Arial Narrow"/>
        </w:rPr>
        <w:t>2019-09-24 16:37:46,693 UVHOST: Client _tap66e68bc1-a9: setting vring 0 ready state 1</w:t>
      </w:r>
    </w:p>
    <w:p w14:paraId="24C775A2" w14:textId="77777777" w:rsidR="004C53BA" w:rsidRPr="00287BEF" w:rsidRDefault="004C53BA" w:rsidP="004C53BA">
      <w:pPr>
        <w:spacing w:after="0"/>
        <w:rPr>
          <w:rFonts w:ascii="Arial Narrow" w:hAnsi="Arial Narrow"/>
        </w:rPr>
      </w:pPr>
      <w:r w:rsidRPr="00287BEF">
        <w:rPr>
          <w:rFonts w:ascii="Arial Narrow" w:hAnsi="Arial Narrow"/>
        </w:rPr>
        <w:t>2019-09-24 16:37:46,693 UVHOST: Client _tap66e68bc1-a9: setting vring 1 ready state 1</w:t>
      </w:r>
    </w:p>
    <w:p w14:paraId="12F89B8D" w14:textId="7359A195" w:rsidR="004C53BA" w:rsidRPr="00287BEF" w:rsidRDefault="004C53BA" w:rsidP="004C53BA">
      <w:pPr>
        <w:spacing w:after="0"/>
        <w:rPr>
          <w:rFonts w:ascii="Arial Narrow" w:hAnsi="Arial Narrow"/>
        </w:rPr>
      </w:pPr>
      <w:r w:rsidRPr="00287BEF">
        <w:rPr>
          <w:rFonts w:ascii="Arial Narrow" w:hAnsi="Arial Narrow"/>
        </w:rPr>
        <w:t>2019-09-24 16:37:46,693 UVHOST: Client _tap66e68bc1-a9: setting vring 2 ready state 1</w:t>
      </w:r>
    </w:p>
    <w:p w14:paraId="66741F93" w14:textId="14CF30DF" w:rsidR="004C53BA" w:rsidRPr="00287BEF" w:rsidRDefault="004C53BA" w:rsidP="004C53BA">
      <w:pPr>
        <w:spacing w:after="0"/>
        <w:rPr>
          <w:rFonts w:ascii="Arial Narrow" w:hAnsi="Arial Narrow"/>
        </w:rPr>
      </w:pPr>
      <w:r w:rsidRPr="00287BEF">
        <w:rPr>
          <w:rFonts w:ascii="Arial Narrow" w:hAnsi="Arial Narrow"/>
        </w:rPr>
        <w:t>2019-09-24 16:37:46,693 UVHOST: Client _tap66e68bc1-a9: setting vring 3 ready state 1</w:t>
      </w:r>
    </w:p>
    <w:p w14:paraId="0FEC42D1" w14:textId="5E707043" w:rsidR="004C53BA" w:rsidRPr="00287BEF" w:rsidRDefault="004C53BA" w:rsidP="004C53BA">
      <w:pPr>
        <w:spacing w:after="0"/>
        <w:rPr>
          <w:rFonts w:ascii="Arial Narrow" w:hAnsi="Arial Narrow"/>
        </w:rPr>
      </w:pPr>
      <w:r w:rsidRPr="00287BEF">
        <w:rPr>
          <w:rFonts w:ascii="Arial Narrow" w:hAnsi="Arial Narrow"/>
        </w:rPr>
        <w:t>2019-09-24 16:37:46,693 UVHOST: Client _tap66e68bc1-a9: setting vring 4 ready state 1</w:t>
      </w:r>
    </w:p>
    <w:p w14:paraId="75CBFB6D" w14:textId="2D76C5A4" w:rsidR="004C53BA" w:rsidRPr="00287BEF" w:rsidRDefault="004C53BA" w:rsidP="004C53BA">
      <w:pPr>
        <w:spacing w:after="0"/>
        <w:rPr>
          <w:rFonts w:ascii="Arial Narrow" w:hAnsi="Arial Narrow"/>
        </w:rPr>
      </w:pPr>
      <w:r w:rsidRPr="00287BEF">
        <w:rPr>
          <w:rFonts w:ascii="Arial Narrow" w:hAnsi="Arial Narrow"/>
        </w:rPr>
        <w:t>2019-09-24 16:37:46,693 UVHOST: Client _tap66e68bc1-a9: setting vring 5 ready state 1</w:t>
      </w:r>
    </w:p>
    <w:p w14:paraId="2D798AF2" w14:textId="1FC84B0B" w:rsidR="004C53BA" w:rsidRPr="00287BEF" w:rsidRDefault="004C53BA" w:rsidP="004C53BA">
      <w:pPr>
        <w:spacing w:after="0"/>
        <w:rPr>
          <w:rFonts w:ascii="Arial Narrow" w:hAnsi="Arial Narrow"/>
        </w:rPr>
      </w:pPr>
      <w:r w:rsidRPr="00287BEF">
        <w:rPr>
          <w:rFonts w:ascii="Arial Narrow" w:hAnsi="Arial Narrow"/>
        </w:rPr>
        <w:t xml:space="preserve">2019-09-24 16:37:46,693 UVHOST: Client _tap66e68bc1-a9: setting vring 6 ready state </w:t>
      </w:r>
      <w:r w:rsidR="006B50B9" w:rsidRPr="00287BEF">
        <w:rPr>
          <w:rFonts w:ascii="Arial Narrow" w:hAnsi="Arial Narrow"/>
        </w:rPr>
        <w:t>1</w:t>
      </w:r>
    </w:p>
    <w:p w14:paraId="2AD4339E" w14:textId="1B0D7325" w:rsidR="004C53BA" w:rsidRPr="00287BEF" w:rsidRDefault="004C53BA" w:rsidP="004C53BA">
      <w:pPr>
        <w:spacing w:after="0"/>
        <w:rPr>
          <w:rFonts w:ascii="Arial Narrow" w:hAnsi="Arial Narrow"/>
        </w:rPr>
      </w:pPr>
      <w:r w:rsidRPr="00287BEF">
        <w:rPr>
          <w:rFonts w:ascii="Arial Narrow" w:hAnsi="Arial Narrow"/>
        </w:rPr>
        <w:t xml:space="preserve">2019-09-24 16:37:46,693 UVHOST: Client _tap66e68bc1-a9: setting vring 7 ready state </w:t>
      </w:r>
      <w:r w:rsidR="006B50B9" w:rsidRPr="00287BEF">
        <w:rPr>
          <w:rFonts w:ascii="Arial Narrow" w:hAnsi="Arial Narrow"/>
        </w:rPr>
        <w:t>1</w:t>
      </w:r>
    </w:p>
    <w:p w14:paraId="6D20C16A" w14:textId="77777777" w:rsidR="006B50B9" w:rsidRPr="00287BEF" w:rsidRDefault="006B50B9" w:rsidP="006B50B9">
      <w:pPr>
        <w:spacing w:after="0"/>
        <w:rPr>
          <w:rFonts w:ascii="Arial Narrow" w:hAnsi="Arial Narrow"/>
          <w:sz w:val="22"/>
          <w:szCs w:val="22"/>
          <w:highlight w:val="yellow"/>
        </w:rPr>
      </w:pPr>
      <w:r w:rsidRPr="00287BEF">
        <w:rPr>
          <w:rFonts w:ascii="Arial Narrow" w:hAnsi="Arial Narrow"/>
        </w:rPr>
        <w:t xml:space="preserve">2019-09-24 16:37:46,693 UVHOST: vr_uvhm_set_vring_enable: </w:t>
      </w:r>
      <w:r w:rsidRPr="00287BEF">
        <w:rPr>
          <w:rFonts w:ascii="Arial Narrow" w:hAnsi="Arial Narrow"/>
          <w:highlight w:val="yellow"/>
        </w:rPr>
        <w:t>Can not disable TX queue 4 (only 4 queues)</w:t>
      </w:r>
    </w:p>
    <w:p w14:paraId="1CA8E989" w14:textId="77777777" w:rsidR="006B50B9" w:rsidRPr="00287BEF" w:rsidRDefault="006B50B9" w:rsidP="006B50B9">
      <w:pPr>
        <w:spacing w:after="0"/>
        <w:rPr>
          <w:rFonts w:ascii="Arial Narrow" w:hAnsi="Arial Narrow"/>
        </w:rPr>
      </w:pPr>
      <w:r w:rsidRPr="00287BEF">
        <w:rPr>
          <w:rFonts w:ascii="Arial Narrow" w:hAnsi="Arial Narrow"/>
        </w:rPr>
        <w:t>2019-09-24 16:37:46,693 UVHOST: Client _tap66e68bc1-a9: handling message 18</w:t>
      </w:r>
    </w:p>
    <w:p w14:paraId="1713E126" w14:textId="77777777" w:rsidR="006B50B9" w:rsidRPr="00287BEF" w:rsidRDefault="006B50B9" w:rsidP="006B50B9">
      <w:pPr>
        <w:spacing w:after="0"/>
        <w:rPr>
          <w:rFonts w:ascii="Arial Narrow" w:hAnsi="Arial Narrow"/>
          <w:highlight w:val="yellow"/>
        </w:rPr>
      </w:pPr>
      <w:r w:rsidRPr="00287BEF">
        <w:rPr>
          <w:rFonts w:ascii="Arial Narrow" w:hAnsi="Arial Narrow"/>
        </w:rPr>
        <w:t xml:space="preserve">2019-09-24 16:37:46,693 UVHOST: vr_uvhm_set_vring_enable: </w:t>
      </w:r>
      <w:r w:rsidRPr="00287BEF">
        <w:rPr>
          <w:rFonts w:ascii="Arial Narrow" w:hAnsi="Arial Narrow"/>
          <w:highlight w:val="yellow"/>
        </w:rPr>
        <w:t>Can not disable RX queue 4 (only 4 queues)</w:t>
      </w:r>
    </w:p>
    <w:p w14:paraId="6CE65F11" w14:textId="3A67FC87" w:rsidR="004C53BA" w:rsidRPr="00287BEF" w:rsidRDefault="006B50B9" w:rsidP="009C7DEB">
      <w:pPr>
        <w:pStyle w:val="BodyText"/>
        <w:spacing w:before="0" w:after="0"/>
        <w:rPr>
          <w:rFonts w:ascii="Arial Narrow" w:hAnsi="Arial Narrow"/>
        </w:rPr>
      </w:pPr>
      <w:r w:rsidRPr="00287BEF">
        <w:rPr>
          <w:rFonts w:ascii="Arial Narrow" w:hAnsi="Arial Narrow"/>
        </w:rPr>
        <w:t>….</w:t>
      </w:r>
    </w:p>
    <w:p w14:paraId="3478AED1" w14:textId="424F914C" w:rsidR="004C53BA" w:rsidRDefault="004C53BA" w:rsidP="009C7DEB">
      <w:pPr>
        <w:pStyle w:val="BodyText"/>
        <w:spacing w:before="0" w:after="0"/>
        <w:rPr>
          <w:lang w:val="en-GB"/>
        </w:rPr>
      </w:pPr>
    </w:p>
    <w:p w14:paraId="203538DF" w14:textId="77777777" w:rsidR="009C4100" w:rsidRDefault="009C4100">
      <w:pPr>
        <w:spacing w:after="160" w:line="259" w:lineRule="auto"/>
        <w:rPr>
          <w:lang w:val="en-GB"/>
        </w:rPr>
      </w:pPr>
      <w:r>
        <w:rPr>
          <w:lang w:val="en-GB"/>
        </w:rPr>
        <w:br w:type="page"/>
      </w:r>
    </w:p>
    <w:p w14:paraId="0185EAAD" w14:textId="1564FD30" w:rsidR="006B50B9" w:rsidRDefault="006B50B9" w:rsidP="009C7DEB">
      <w:pPr>
        <w:pStyle w:val="BodyText"/>
        <w:spacing w:before="0" w:after="0"/>
        <w:rPr>
          <w:lang w:val="en-GB"/>
        </w:rPr>
      </w:pPr>
      <w:r>
        <w:rPr>
          <w:lang w:val="en-GB"/>
        </w:rPr>
        <w:lastRenderedPageBreak/>
        <w:t xml:space="preserve">As there are more than 4 queues on the virtual machine interface, some queues must not be enabled on the virtual machine NIC. Unfortunately, these queues can’t be disabled on the virtual machine. </w:t>
      </w:r>
      <w:r w:rsidR="009C4100">
        <w:rPr>
          <w:lang w:val="en-GB"/>
        </w:rPr>
        <w:t>Therefore,</w:t>
      </w:r>
      <w:r>
        <w:rPr>
          <w:lang w:val="en-GB"/>
        </w:rPr>
        <w:t xml:space="preserve"> this setup is faulty.</w:t>
      </w:r>
    </w:p>
    <w:p w14:paraId="378EC416" w14:textId="34D390B7" w:rsidR="006B50B9" w:rsidRDefault="006B50B9" w:rsidP="009C7DEB">
      <w:pPr>
        <w:pStyle w:val="BodyText"/>
        <w:spacing w:before="0" w:after="0"/>
        <w:rPr>
          <w:lang w:val="en-GB"/>
        </w:rPr>
      </w:pPr>
    </w:p>
    <w:p w14:paraId="33637DD2" w14:textId="5E51D721" w:rsidR="009C4100" w:rsidRDefault="009C4100" w:rsidP="009C7DEB">
      <w:pPr>
        <w:pStyle w:val="BodyText"/>
        <w:spacing w:before="0" w:after="0"/>
      </w:pPr>
      <w:r>
        <w:object w:dxaOrig="8664" w:dyaOrig="6864" w14:anchorId="44451776">
          <v:shape id="_x0000_i1027" type="#_x0000_t75" style="width:433.75pt;height:343.3pt" o:ole="">
            <v:imagedata r:id="rId12" o:title=""/>
          </v:shape>
          <o:OLEObject Type="Embed" ProgID="Visio.Drawing.15" ShapeID="_x0000_i1027" DrawAspect="Content" ObjectID="_1663166113" r:id="rId13"/>
        </w:object>
      </w:r>
    </w:p>
    <w:p w14:paraId="04B6EBC7" w14:textId="77777777" w:rsidR="009C4100" w:rsidRPr="00FF1C7F" w:rsidRDefault="009C4100" w:rsidP="009C7DEB">
      <w:pPr>
        <w:pStyle w:val="BodyText"/>
        <w:spacing w:before="0" w:after="0"/>
        <w:rPr>
          <w:lang w:val="en-GB"/>
        </w:rPr>
      </w:pPr>
    </w:p>
    <w:p w14:paraId="1F9850BD" w14:textId="083EB9D5" w:rsidR="009C7DEB" w:rsidRDefault="00FE5553" w:rsidP="009C7DEB">
      <w:pPr>
        <w:pStyle w:val="Heading2"/>
      </w:pPr>
      <w:bookmarkStart w:id="9" w:name="_Toc51175619"/>
      <w:ins w:id="10" w:author="Ping Song" w:date="2020-10-02T17:29:00Z">
        <w:r>
          <w:t>dpdk_nic_bind.py</w:t>
        </w:r>
      </w:ins>
      <w:del w:id="11" w:author="Ping Song" w:date="2020-10-02T17:29:00Z">
        <w:r w:rsidR="009C7DEB" w:rsidDel="00FE5553">
          <w:delText>DPDK physical interface list</w:delText>
        </w:r>
      </w:del>
      <w:bookmarkEnd w:id="9"/>
    </w:p>
    <w:p w14:paraId="36FAD52D" w14:textId="6E414DC1" w:rsidR="009C7DEB" w:rsidRDefault="009C7DEB" w:rsidP="009C7DEB">
      <w:pPr>
        <w:pStyle w:val="BodyText"/>
        <w:spacing w:before="0" w:after="0"/>
      </w:pPr>
    </w:p>
    <w:p w14:paraId="5A50DEDF" w14:textId="49200996" w:rsidR="00002494" w:rsidRDefault="00002494" w:rsidP="009C7DEB">
      <w:pPr>
        <w:pStyle w:val="BodyText"/>
        <w:spacing w:before="0" w:after="0"/>
      </w:pPr>
      <w:r>
        <w:t>Using dpdk_nic_bind.py python script provided into Contrail DPDK vrouter container, we can get the current Ethernet devices that are used by Contrail vrouter. We can also see all devives that are compatible with DPDK and that could be used for the vrouter physical port.</w:t>
      </w:r>
    </w:p>
    <w:p w14:paraId="02497DFE" w14:textId="79D47C31" w:rsidR="00002494" w:rsidRDefault="00002494" w:rsidP="00002494">
      <w:pPr>
        <w:pStyle w:val="BodyText"/>
        <w:spacing w:before="0" w:after="0"/>
      </w:pPr>
    </w:p>
    <w:p w14:paraId="67AD6BDE" w14:textId="5B494EEC" w:rsidR="00002494" w:rsidRPr="00002494" w:rsidRDefault="00002494" w:rsidP="00002494">
      <w:pPr>
        <w:pStyle w:val="BodyText"/>
        <w:spacing w:before="0" w:after="0"/>
        <w:rPr>
          <w:rFonts w:ascii="Arial" w:hAnsi="Arial" w:cs="Arial"/>
          <w:sz w:val="22"/>
          <w:szCs w:val="22"/>
        </w:rPr>
      </w:pPr>
      <w:r w:rsidRPr="00002494">
        <w:rPr>
          <w:rFonts w:ascii="Arial" w:hAnsi="Arial" w:cs="Arial"/>
          <w:sz w:val="22"/>
          <w:szCs w:val="22"/>
        </w:rPr>
        <w:t>Here we have 2 PCI Ethernet ports, 0000:02:01.0 and 0000:02:02.0 that have been selected by the vrouter.</w:t>
      </w:r>
    </w:p>
    <w:p w14:paraId="1C6D3D2E" w14:textId="77777777" w:rsidR="00002494" w:rsidRDefault="00002494" w:rsidP="00002494">
      <w:pPr>
        <w:pStyle w:val="BodyText"/>
        <w:spacing w:before="0" w:after="0"/>
      </w:pPr>
    </w:p>
    <w:p w14:paraId="6DE0249C" w14:textId="03BFBC3B" w:rsidR="00002494" w:rsidRPr="00002494" w:rsidRDefault="00C61127" w:rsidP="00002494">
      <w:pPr>
        <w:pStyle w:val="BodyText"/>
        <w:spacing w:before="0" w:after="0"/>
        <w:rPr>
          <w:rFonts w:ascii="Arial Narrow" w:hAnsi="Arial Narrow"/>
        </w:rPr>
      </w:pPr>
      <w:r>
        <w:rPr>
          <w:rFonts w:ascii="Arial Narrow" w:hAnsi="Arial Narrow"/>
        </w:rPr>
        <w:t>$ sudo</w:t>
      </w:r>
      <w:r w:rsidR="00002494" w:rsidRPr="00002494">
        <w:rPr>
          <w:rFonts w:ascii="Arial Narrow" w:hAnsi="Arial Narrow"/>
        </w:rPr>
        <w:t xml:space="preserve"> docker exec contrail-vrouter-agent-dpdk /opt/contrail/bin/dpdk_nic_bind.py -s</w:t>
      </w:r>
    </w:p>
    <w:p w14:paraId="4AE96969" w14:textId="77777777" w:rsidR="00002494" w:rsidRPr="00002494" w:rsidRDefault="00002494" w:rsidP="00002494">
      <w:pPr>
        <w:pStyle w:val="BodyText"/>
        <w:spacing w:before="0" w:after="0"/>
        <w:rPr>
          <w:rFonts w:ascii="Arial Narrow" w:hAnsi="Arial Narrow"/>
        </w:rPr>
      </w:pPr>
    </w:p>
    <w:p w14:paraId="777DBAFB" w14:textId="77777777" w:rsidR="00002494" w:rsidRPr="00002494" w:rsidRDefault="00002494" w:rsidP="00002494">
      <w:pPr>
        <w:pStyle w:val="BodyText"/>
        <w:spacing w:before="0" w:after="0"/>
        <w:rPr>
          <w:rFonts w:ascii="Arial Narrow" w:hAnsi="Arial Narrow"/>
        </w:rPr>
      </w:pPr>
      <w:r w:rsidRPr="00002494">
        <w:rPr>
          <w:rFonts w:ascii="Arial Narrow" w:hAnsi="Arial Narrow"/>
        </w:rPr>
        <w:t>Network devices using DPDK-compatible driver</w:t>
      </w:r>
    </w:p>
    <w:p w14:paraId="2D7B2738" w14:textId="77777777" w:rsidR="00002494" w:rsidRPr="00002494" w:rsidRDefault="00002494" w:rsidP="00002494">
      <w:pPr>
        <w:pStyle w:val="BodyText"/>
        <w:spacing w:before="0" w:after="0"/>
        <w:rPr>
          <w:rFonts w:ascii="Arial Narrow" w:hAnsi="Arial Narrow"/>
        </w:rPr>
      </w:pPr>
      <w:r w:rsidRPr="00002494">
        <w:rPr>
          <w:rFonts w:ascii="Arial Narrow" w:hAnsi="Arial Narrow"/>
        </w:rPr>
        <w:t>============================================</w:t>
      </w:r>
    </w:p>
    <w:p w14:paraId="689C68E2" w14:textId="77777777" w:rsidR="00002494" w:rsidRPr="00002494" w:rsidRDefault="00002494" w:rsidP="00002494">
      <w:pPr>
        <w:pStyle w:val="BodyText"/>
        <w:spacing w:before="0" w:after="0"/>
        <w:rPr>
          <w:rFonts w:ascii="Arial Narrow" w:hAnsi="Arial Narrow"/>
        </w:rPr>
      </w:pPr>
      <w:r w:rsidRPr="00002494">
        <w:rPr>
          <w:rFonts w:ascii="Arial Narrow" w:hAnsi="Arial Narrow"/>
        </w:rPr>
        <w:t>0000:02:01.0 '82540EM Gigabit Ethernet Controller' drv=uio_pci_generic unused=e1000</w:t>
      </w:r>
    </w:p>
    <w:p w14:paraId="53708243" w14:textId="77777777" w:rsidR="00002494" w:rsidRPr="00002494" w:rsidRDefault="00002494" w:rsidP="00002494">
      <w:pPr>
        <w:pStyle w:val="BodyText"/>
        <w:spacing w:before="0" w:after="0"/>
        <w:rPr>
          <w:rFonts w:ascii="Arial Narrow" w:hAnsi="Arial Narrow"/>
        </w:rPr>
      </w:pPr>
      <w:r w:rsidRPr="00002494">
        <w:rPr>
          <w:rFonts w:ascii="Arial Narrow" w:hAnsi="Arial Narrow"/>
        </w:rPr>
        <w:t>0000:02:02.0 '82540EM Gigabit Ethernet Controller' drv=uio_pci_generic unused=e1000</w:t>
      </w:r>
    </w:p>
    <w:p w14:paraId="1E422E37" w14:textId="77777777" w:rsidR="00002494" w:rsidRPr="00002494" w:rsidRDefault="00002494" w:rsidP="00002494">
      <w:pPr>
        <w:pStyle w:val="BodyText"/>
        <w:spacing w:before="0" w:after="0"/>
        <w:rPr>
          <w:rFonts w:ascii="Arial Narrow" w:hAnsi="Arial Narrow"/>
        </w:rPr>
      </w:pPr>
    </w:p>
    <w:p w14:paraId="6BF3C0B4" w14:textId="77777777" w:rsidR="00002494" w:rsidRPr="00002494" w:rsidRDefault="00002494" w:rsidP="00002494">
      <w:pPr>
        <w:pStyle w:val="BodyText"/>
        <w:spacing w:before="0" w:after="0"/>
        <w:rPr>
          <w:rFonts w:ascii="Arial Narrow" w:hAnsi="Arial Narrow"/>
        </w:rPr>
      </w:pPr>
      <w:r w:rsidRPr="00002494">
        <w:rPr>
          <w:rFonts w:ascii="Arial Narrow" w:hAnsi="Arial Narrow"/>
        </w:rPr>
        <w:t>Network devices using kernel driver</w:t>
      </w:r>
    </w:p>
    <w:p w14:paraId="0134B999" w14:textId="77777777" w:rsidR="00002494" w:rsidRPr="00002494" w:rsidRDefault="00002494" w:rsidP="00002494">
      <w:pPr>
        <w:pStyle w:val="BodyText"/>
        <w:spacing w:before="0" w:after="0"/>
        <w:rPr>
          <w:rFonts w:ascii="Arial Narrow" w:hAnsi="Arial Narrow"/>
        </w:rPr>
      </w:pPr>
      <w:r w:rsidRPr="00002494">
        <w:rPr>
          <w:rFonts w:ascii="Arial Narrow" w:hAnsi="Arial Narrow"/>
        </w:rPr>
        <w:t>===================================</w:t>
      </w:r>
    </w:p>
    <w:p w14:paraId="5EC0CDF7" w14:textId="77777777" w:rsidR="00002494" w:rsidRPr="00002494" w:rsidRDefault="00002494" w:rsidP="00002494">
      <w:pPr>
        <w:pStyle w:val="BodyText"/>
        <w:spacing w:before="0" w:after="0"/>
        <w:rPr>
          <w:rFonts w:ascii="Arial Narrow" w:hAnsi="Arial Narrow"/>
        </w:rPr>
      </w:pPr>
      <w:r w:rsidRPr="00002494">
        <w:rPr>
          <w:rFonts w:ascii="Arial Narrow" w:hAnsi="Arial Narrow"/>
        </w:rPr>
        <w:t>0000:03:00.0 'Virtio network device' if= drv=virtio-pci unused=virtio_pci,uio_pci_generic</w:t>
      </w:r>
    </w:p>
    <w:p w14:paraId="25AA5D17" w14:textId="77777777" w:rsidR="00002494" w:rsidRPr="00002494" w:rsidRDefault="00002494" w:rsidP="00002494">
      <w:pPr>
        <w:pStyle w:val="BodyText"/>
        <w:spacing w:before="0" w:after="0"/>
        <w:rPr>
          <w:rFonts w:ascii="Arial Narrow" w:hAnsi="Arial Narrow"/>
        </w:rPr>
      </w:pPr>
    </w:p>
    <w:p w14:paraId="13C210ED" w14:textId="77777777" w:rsidR="00002494" w:rsidRPr="00002494" w:rsidRDefault="00002494" w:rsidP="00002494">
      <w:pPr>
        <w:pStyle w:val="BodyText"/>
        <w:spacing w:before="0" w:after="0"/>
        <w:rPr>
          <w:rFonts w:ascii="Arial Narrow" w:hAnsi="Arial Narrow"/>
        </w:rPr>
      </w:pPr>
      <w:r w:rsidRPr="00002494">
        <w:rPr>
          <w:rFonts w:ascii="Arial Narrow" w:hAnsi="Arial Narrow"/>
        </w:rPr>
        <w:t>Other network devices</w:t>
      </w:r>
    </w:p>
    <w:p w14:paraId="17101836" w14:textId="77777777" w:rsidR="00002494" w:rsidRPr="00002494" w:rsidRDefault="00002494" w:rsidP="00002494">
      <w:pPr>
        <w:pStyle w:val="BodyText"/>
        <w:spacing w:before="0" w:after="0"/>
        <w:rPr>
          <w:rFonts w:ascii="Arial Narrow" w:hAnsi="Arial Narrow"/>
        </w:rPr>
      </w:pPr>
      <w:r w:rsidRPr="00002494">
        <w:rPr>
          <w:rFonts w:ascii="Arial Narrow" w:hAnsi="Arial Narrow"/>
        </w:rPr>
        <w:t>=====================</w:t>
      </w:r>
    </w:p>
    <w:p w14:paraId="57BBFA13" w14:textId="5F7D875D" w:rsidR="00002494" w:rsidRPr="00002494" w:rsidRDefault="00002494" w:rsidP="00002494">
      <w:pPr>
        <w:pStyle w:val="BodyText"/>
        <w:spacing w:before="0" w:after="0"/>
        <w:rPr>
          <w:rFonts w:ascii="Arial Narrow" w:hAnsi="Arial Narrow"/>
        </w:rPr>
      </w:pPr>
      <w:r w:rsidRPr="00002494">
        <w:rPr>
          <w:rFonts w:ascii="Arial Narrow" w:hAnsi="Arial Narrow"/>
        </w:rPr>
        <w:t>&lt;none&gt;</w:t>
      </w:r>
    </w:p>
    <w:p w14:paraId="196FB3BF" w14:textId="1ED442CB" w:rsidR="00002494" w:rsidRDefault="00002494" w:rsidP="009C7DEB">
      <w:pPr>
        <w:pStyle w:val="BodyText"/>
        <w:spacing w:before="0" w:after="0"/>
      </w:pPr>
    </w:p>
    <w:p w14:paraId="50131FD1" w14:textId="0CA37078" w:rsidR="00C61127" w:rsidRDefault="00C61127" w:rsidP="009C7DEB">
      <w:pPr>
        <w:pStyle w:val="BodyText"/>
        <w:spacing w:before="0" w:after="0"/>
      </w:pPr>
      <w:r>
        <w:rPr>
          <w:rFonts w:ascii="Arial" w:hAnsi="Arial" w:cs="Arial"/>
          <w:sz w:val="22"/>
          <w:szCs w:val="22"/>
        </w:rPr>
        <w:t>PS: this tool has to be run into contrail DPDK vrouter container.</w:t>
      </w:r>
    </w:p>
    <w:p w14:paraId="252DD602" w14:textId="132A3079" w:rsidR="00C61127" w:rsidRDefault="00C61127" w:rsidP="009C7DEB">
      <w:pPr>
        <w:pStyle w:val="BodyText"/>
        <w:spacing w:before="0" w:after="0"/>
      </w:pPr>
    </w:p>
    <w:p w14:paraId="5492438F" w14:textId="77777777" w:rsidR="00C61127" w:rsidRDefault="00C61127" w:rsidP="009C7DEB">
      <w:pPr>
        <w:pStyle w:val="BodyText"/>
        <w:spacing w:before="0" w:after="0"/>
      </w:pPr>
    </w:p>
    <w:p w14:paraId="463798F2" w14:textId="0B12DA95" w:rsidR="009C7DEB" w:rsidRDefault="00FE5553" w:rsidP="009C7DEB">
      <w:pPr>
        <w:pStyle w:val="Heading2"/>
      </w:pPr>
      <w:bookmarkStart w:id="12" w:name="_Toc51175620"/>
      <w:ins w:id="13" w:author="Ping Song" w:date="2020-10-02T17:29:00Z">
        <w:r>
          <w:t>vifdump</w:t>
        </w:r>
      </w:ins>
      <w:del w:id="14" w:author="Ping Song" w:date="2020-10-02T17:29:00Z">
        <w:r w:rsidR="009C7DEB" w:rsidDel="00FE5553">
          <w:delText>DPDK vrouter packet capture</w:delText>
        </w:r>
      </w:del>
      <w:bookmarkEnd w:id="12"/>
    </w:p>
    <w:p w14:paraId="6636CC1B" w14:textId="1A80B2B9" w:rsidR="009C7DEB" w:rsidRDefault="009C7DEB" w:rsidP="009C7DEB">
      <w:pPr>
        <w:pStyle w:val="BodyText"/>
        <w:spacing w:before="0" w:after="0"/>
      </w:pPr>
    </w:p>
    <w:p w14:paraId="1159A09A" w14:textId="77777777" w:rsidR="00002494" w:rsidRDefault="00002494" w:rsidP="00002494">
      <w:pPr>
        <w:spacing w:after="0"/>
        <w:rPr>
          <w:rFonts w:ascii="Arial" w:eastAsia="Times New Roman" w:hAnsi="Arial" w:cs="Arial"/>
          <w:color w:val="000000"/>
          <w:sz w:val="22"/>
          <w:szCs w:val="22"/>
          <w:lang w:val="en-GB" w:eastAsia="en-GB"/>
        </w:rPr>
      </w:pPr>
      <w:r w:rsidRPr="00002494">
        <w:rPr>
          <w:rFonts w:ascii="Arial" w:eastAsia="Times New Roman" w:hAnsi="Arial" w:cs="Arial"/>
          <w:color w:val="000000"/>
          <w:sz w:val="22"/>
          <w:szCs w:val="22"/>
          <w:lang w:val="en-GB" w:eastAsia="en-GB"/>
        </w:rPr>
        <w:t>When DPDK vrouter is used, Physical and Virtual NIC connected to the vrouter are no more seen in the Linux Operating system of the compute node</w:t>
      </w:r>
      <w:r>
        <w:rPr>
          <w:rFonts w:ascii="Arial" w:eastAsia="Times New Roman" w:hAnsi="Arial" w:cs="Arial"/>
          <w:color w:val="000000"/>
          <w:sz w:val="22"/>
          <w:szCs w:val="22"/>
          <w:lang w:val="en-GB" w:eastAsia="en-GB"/>
        </w:rPr>
        <w:t>, as they are all been detached from the Linux Kernel to be used in user space by the vrouter DPDK application</w:t>
      </w:r>
      <w:r w:rsidRPr="00002494">
        <w:rPr>
          <w:rFonts w:ascii="Arial" w:eastAsia="Times New Roman" w:hAnsi="Arial" w:cs="Arial"/>
          <w:color w:val="000000"/>
          <w:sz w:val="22"/>
          <w:szCs w:val="22"/>
          <w:lang w:val="en-GB" w:eastAsia="en-GB"/>
        </w:rPr>
        <w:t xml:space="preserve">. </w:t>
      </w:r>
    </w:p>
    <w:p w14:paraId="739D4F74" w14:textId="44FBA6FF" w:rsidR="00002494" w:rsidRDefault="00002494" w:rsidP="00002494">
      <w:pPr>
        <w:spacing w:after="0"/>
        <w:rPr>
          <w:rFonts w:ascii="Arial" w:eastAsia="Times New Roman" w:hAnsi="Arial" w:cs="Arial"/>
          <w:color w:val="000000"/>
          <w:sz w:val="22"/>
          <w:szCs w:val="22"/>
          <w:lang w:val="en-GB" w:eastAsia="en-GB"/>
        </w:rPr>
      </w:pPr>
    </w:p>
    <w:p w14:paraId="5CFE298C" w14:textId="150F9036" w:rsidR="00002494" w:rsidRDefault="00002494" w:rsidP="00002494">
      <w:pPr>
        <w:spacing w:after="0"/>
        <w:rPr>
          <w:rFonts w:ascii="Arial" w:eastAsia="Times New Roman" w:hAnsi="Arial" w:cs="Arial"/>
          <w:color w:val="000000"/>
          <w:sz w:val="22"/>
          <w:szCs w:val="22"/>
          <w:lang w:val="en-GB" w:eastAsia="en-GB"/>
        </w:rPr>
      </w:pPr>
      <w:r>
        <w:rPr>
          <w:rFonts w:ascii="Arial" w:eastAsia="Times New Roman" w:hAnsi="Arial" w:cs="Arial"/>
          <w:color w:val="000000"/>
          <w:sz w:val="22"/>
          <w:szCs w:val="22"/>
          <w:lang w:val="en-GB" w:eastAsia="en-GB"/>
        </w:rPr>
        <w:t>All Linux regular interface commands or tools, like ifconfig, tcpdump can no more be used with all the ports connected onto the vrouter. Therefore, a</w:t>
      </w:r>
      <w:r w:rsidRPr="00002494">
        <w:rPr>
          <w:rFonts w:ascii="Arial" w:eastAsia="Times New Roman" w:hAnsi="Arial" w:cs="Arial"/>
          <w:color w:val="000000"/>
          <w:sz w:val="22"/>
          <w:szCs w:val="22"/>
          <w:lang w:val="en-GB" w:eastAsia="en-GB"/>
        </w:rPr>
        <w:t xml:space="preserve"> traffic capture tool, named vifdump, has been developed by Juniper in order to be able to capture the traffic on the vrouter vif interface</w:t>
      </w:r>
      <w:r w:rsidR="00CE06D9">
        <w:rPr>
          <w:rFonts w:ascii="Arial" w:eastAsia="Times New Roman" w:hAnsi="Arial" w:cs="Arial"/>
          <w:color w:val="000000"/>
          <w:sz w:val="22"/>
          <w:szCs w:val="22"/>
          <w:lang w:val="en-GB" w:eastAsia="en-GB"/>
        </w:rPr>
        <w:t xml:space="preserve"> instead of the user interface side (physical NIC or tap interface associated to the virtual machine NIC)</w:t>
      </w:r>
      <w:r w:rsidRPr="00002494">
        <w:rPr>
          <w:rFonts w:ascii="Arial" w:eastAsia="Times New Roman" w:hAnsi="Arial" w:cs="Arial"/>
          <w:color w:val="000000"/>
          <w:sz w:val="22"/>
          <w:szCs w:val="22"/>
          <w:lang w:val="en-GB" w:eastAsia="en-GB"/>
        </w:rPr>
        <w:t>.</w:t>
      </w:r>
    </w:p>
    <w:p w14:paraId="111C2BE1" w14:textId="77777777" w:rsidR="00CE06D9" w:rsidRPr="00002494" w:rsidRDefault="00CE06D9" w:rsidP="00002494">
      <w:pPr>
        <w:spacing w:after="0"/>
        <w:rPr>
          <w:rFonts w:ascii="Times New Roman" w:eastAsia="Times New Roman" w:hAnsi="Times New Roman" w:cs="Times New Roman"/>
          <w:lang w:val="en-GB" w:eastAsia="en-GB"/>
        </w:rPr>
      </w:pPr>
    </w:p>
    <w:p w14:paraId="011F816C" w14:textId="34499817" w:rsidR="00002494" w:rsidRDefault="00CE06D9" w:rsidP="00002494">
      <w:pPr>
        <w:spacing w:after="0"/>
        <w:rPr>
          <w:rFonts w:ascii="Arial" w:eastAsia="Times New Roman" w:hAnsi="Arial" w:cs="Arial"/>
          <w:color w:val="000000"/>
          <w:sz w:val="22"/>
          <w:szCs w:val="22"/>
          <w:lang w:val="en-GB" w:eastAsia="en-GB"/>
        </w:rPr>
      </w:pPr>
      <w:r>
        <w:rPr>
          <w:rFonts w:ascii="Arial" w:eastAsia="Times New Roman" w:hAnsi="Arial" w:cs="Arial"/>
          <w:color w:val="000000"/>
          <w:sz w:val="22"/>
          <w:szCs w:val="22"/>
          <w:lang w:val="en-GB" w:eastAsia="en-GB"/>
        </w:rPr>
        <w:t xml:space="preserve">As </w:t>
      </w:r>
      <w:r w:rsidR="00002494" w:rsidRPr="00002494">
        <w:rPr>
          <w:rFonts w:ascii="Arial" w:eastAsia="Times New Roman" w:hAnsi="Arial" w:cs="Arial"/>
          <w:color w:val="000000"/>
          <w:sz w:val="22"/>
          <w:szCs w:val="22"/>
          <w:lang w:val="en-GB" w:eastAsia="en-GB"/>
        </w:rPr>
        <w:t>vifdump is supported by both DPDK and Kernel mode vrouter</w:t>
      </w:r>
      <w:r>
        <w:rPr>
          <w:rFonts w:ascii="Arial" w:eastAsia="Times New Roman" w:hAnsi="Arial" w:cs="Arial"/>
          <w:color w:val="000000"/>
          <w:sz w:val="22"/>
          <w:szCs w:val="22"/>
          <w:lang w:val="en-GB" w:eastAsia="en-GB"/>
        </w:rPr>
        <w:t>, it also offer a unified way to investigate about the traffic which is entering and is delivered by the vrouter.</w:t>
      </w:r>
    </w:p>
    <w:p w14:paraId="065C8818" w14:textId="26DDBD1D" w:rsidR="00CE06D9" w:rsidRDefault="00CE06D9" w:rsidP="00002494">
      <w:pPr>
        <w:spacing w:after="0"/>
        <w:rPr>
          <w:rFonts w:ascii="Arial" w:eastAsia="Times New Roman" w:hAnsi="Arial" w:cs="Arial"/>
          <w:color w:val="000000"/>
          <w:sz w:val="22"/>
          <w:szCs w:val="22"/>
          <w:lang w:val="en-GB" w:eastAsia="en-GB"/>
        </w:rPr>
      </w:pPr>
    </w:p>
    <w:p w14:paraId="23ACC473" w14:textId="77F09078" w:rsidR="00CE06D9" w:rsidRPr="00CE06D9" w:rsidRDefault="00CE06D9" w:rsidP="00002494">
      <w:pPr>
        <w:spacing w:after="0"/>
        <w:rPr>
          <w:rFonts w:ascii="Arial" w:eastAsia="Times New Roman" w:hAnsi="Arial" w:cs="Arial"/>
          <w:color w:val="000000"/>
          <w:sz w:val="22"/>
          <w:szCs w:val="22"/>
          <w:lang w:val="en-GB" w:eastAsia="en-GB"/>
        </w:rPr>
      </w:pPr>
      <w:r w:rsidRPr="00CE06D9">
        <w:rPr>
          <w:rFonts w:ascii="Arial" w:eastAsia="Times New Roman" w:hAnsi="Arial" w:cs="Arial"/>
          <w:color w:val="000000"/>
          <w:sz w:val="22"/>
          <w:szCs w:val="22"/>
          <w:lang w:val="en-GB" w:eastAsia="en-GB"/>
        </w:rPr>
        <w:t>Vifdump syntqx is:</w:t>
      </w:r>
    </w:p>
    <w:p w14:paraId="62E35469" w14:textId="2243FFFF" w:rsidR="00CE06D9" w:rsidRPr="00002494" w:rsidRDefault="00CE06D9" w:rsidP="00002494">
      <w:pPr>
        <w:spacing w:after="0"/>
        <w:rPr>
          <w:rFonts w:ascii="Arial Narrow" w:eastAsia="Times New Roman" w:hAnsi="Arial Narrow" w:cs="Arial"/>
          <w:lang w:val="en-GB" w:eastAsia="en-GB"/>
        </w:rPr>
      </w:pPr>
      <w:r w:rsidRPr="00C61127">
        <w:rPr>
          <w:rFonts w:ascii="Arial Narrow" w:eastAsia="Times New Roman" w:hAnsi="Arial Narrow" w:cs="Arial"/>
          <w:color w:val="000000"/>
          <w:sz w:val="22"/>
          <w:szCs w:val="22"/>
          <w:lang w:val="en-GB" w:eastAsia="en-GB"/>
        </w:rPr>
        <w:t>vifdump -i  &lt;vif number&gt;  [&lt;vifdump options&gt;]</w:t>
      </w:r>
    </w:p>
    <w:p w14:paraId="252C6884" w14:textId="68450FFB" w:rsidR="00CE06D9" w:rsidRDefault="00CE06D9" w:rsidP="00002494">
      <w:pPr>
        <w:spacing w:after="0"/>
        <w:rPr>
          <w:rFonts w:ascii="Arial" w:eastAsia="Times New Roman" w:hAnsi="Arial" w:cs="Arial"/>
          <w:lang w:val="en-GB" w:eastAsia="en-GB"/>
        </w:rPr>
      </w:pPr>
      <w:r w:rsidRPr="00CE06D9">
        <w:rPr>
          <w:rFonts w:ascii="Arial" w:eastAsia="Times New Roman" w:hAnsi="Arial" w:cs="Arial"/>
          <w:lang w:val="en-GB" w:eastAsia="en-GB"/>
        </w:rPr>
        <w:t>with:</w:t>
      </w:r>
    </w:p>
    <w:p w14:paraId="3C82F736" w14:textId="25C09788" w:rsidR="00CE06D9" w:rsidRPr="00C61127" w:rsidRDefault="00CE06D9" w:rsidP="00C61127">
      <w:pPr>
        <w:spacing w:after="0"/>
        <w:ind w:left="720"/>
        <w:rPr>
          <w:rFonts w:ascii="Arial Narrow" w:eastAsia="Times New Roman" w:hAnsi="Arial Narrow" w:cs="Arial"/>
          <w:lang w:val="en-GB" w:eastAsia="en-GB"/>
        </w:rPr>
      </w:pPr>
      <w:r w:rsidRPr="00C61127">
        <w:rPr>
          <w:rFonts w:ascii="Arial Narrow" w:eastAsia="Times New Roman" w:hAnsi="Arial Narrow" w:cs="Arial"/>
          <w:lang w:val="en-GB" w:eastAsia="en-GB"/>
        </w:rPr>
        <w:t xml:space="preserve"> &lt;vif number&gt;: is the second digit of vif 0/N interface. For instance, 4 for vif 0/4.</w:t>
      </w:r>
    </w:p>
    <w:p w14:paraId="1DD05F14" w14:textId="31B34907" w:rsidR="00CE06D9" w:rsidRPr="00C61127" w:rsidRDefault="00CE06D9" w:rsidP="00C61127">
      <w:pPr>
        <w:spacing w:after="0"/>
        <w:ind w:left="720"/>
        <w:rPr>
          <w:rFonts w:ascii="Arial Narrow" w:eastAsia="Times New Roman" w:hAnsi="Arial Narrow" w:cs="Arial"/>
          <w:lang w:val="en-GB" w:eastAsia="en-GB"/>
        </w:rPr>
      </w:pPr>
      <w:r w:rsidRPr="00C61127">
        <w:rPr>
          <w:rFonts w:ascii="Arial Narrow" w:eastAsia="Times New Roman" w:hAnsi="Arial Narrow" w:cs="Arial"/>
          <w:lang w:val="en-GB" w:eastAsia="en-GB"/>
        </w:rPr>
        <w:t xml:space="preserve">&lt;vifdump option&gt;: are </w:t>
      </w:r>
      <w:r w:rsidR="00C61127" w:rsidRPr="00C61127">
        <w:rPr>
          <w:rFonts w:ascii="Arial Narrow" w:eastAsia="Times New Roman" w:hAnsi="Arial Narrow" w:cs="Arial"/>
          <w:lang w:val="en-GB" w:eastAsia="en-GB"/>
        </w:rPr>
        <w:t>capture option using tcpdump syntax.</w:t>
      </w:r>
    </w:p>
    <w:p w14:paraId="5DE4EA2D" w14:textId="6625ACA8" w:rsidR="00CE06D9" w:rsidRDefault="00CE06D9" w:rsidP="00002494">
      <w:pPr>
        <w:spacing w:after="0"/>
        <w:rPr>
          <w:rFonts w:ascii="Arial" w:eastAsia="Times New Roman" w:hAnsi="Arial" w:cs="Arial"/>
          <w:lang w:val="en-GB" w:eastAsia="en-GB"/>
        </w:rPr>
      </w:pPr>
    </w:p>
    <w:p w14:paraId="4E5DA2CA" w14:textId="1C66BB99" w:rsidR="00C61127" w:rsidRPr="00CE06D9" w:rsidRDefault="00C61127" w:rsidP="00002494">
      <w:pPr>
        <w:spacing w:after="0"/>
        <w:rPr>
          <w:rFonts w:ascii="Arial" w:eastAsia="Times New Roman" w:hAnsi="Arial" w:cs="Arial"/>
          <w:lang w:val="en-GB" w:eastAsia="en-GB"/>
        </w:rPr>
      </w:pPr>
      <w:r>
        <w:rPr>
          <w:rFonts w:ascii="Arial" w:eastAsia="Times New Roman" w:hAnsi="Arial" w:cs="Arial"/>
          <w:lang w:val="en-GB" w:eastAsia="en-GB"/>
        </w:rPr>
        <w:t>For instance, in order to capture in the traffic crossing vif 0/4, we have to use:</w:t>
      </w:r>
    </w:p>
    <w:p w14:paraId="008A40C6" w14:textId="77777777" w:rsidR="00CE06D9" w:rsidRPr="00002494" w:rsidRDefault="00CE06D9" w:rsidP="00CE06D9">
      <w:pPr>
        <w:spacing w:after="0"/>
        <w:rPr>
          <w:rFonts w:ascii="Arial Narrow" w:eastAsia="Times New Roman" w:hAnsi="Arial Narrow" w:cs="Times New Roman"/>
          <w:sz w:val="40"/>
          <w:szCs w:val="40"/>
          <w:lang w:val="en-GB" w:eastAsia="en-GB"/>
        </w:rPr>
      </w:pPr>
      <w:r w:rsidRPr="00002494">
        <w:rPr>
          <w:rFonts w:ascii="Arial Narrow" w:eastAsia="Times New Roman" w:hAnsi="Arial Narrow" w:cs="Courier New"/>
          <w:color w:val="000000"/>
          <w:lang w:val="en-GB" w:eastAsia="en-GB"/>
        </w:rPr>
        <w:t># vifdump -i 4</w:t>
      </w:r>
    </w:p>
    <w:p w14:paraId="52E3979D" w14:textId="77777777" w:rsidR="00CE06D9" w:rsidRPr="00002494" w:rsidRDefault="00CE06D9" w:rsidP="00CE06D9">
      <w:pPr>
        <w:spacing w:after="0"/>
        <w:rPr>
          <w:rFonts w:ascii="Arial Narrow" w:eastAsia="Times New Roman" w:hAnsi="Arial Narrow" w:cs="Times New Roman"/>
          <w:sz w:val="40"/>
          <w:szCs w:val="40"/>
          <w:lang w:val="en-GB" w:eastAsia="en-GB"/>
        </w:rPr>
      </w:pPr>
      <w:r w:rsidRPr="00002494">
        <w:rPr>
          <w:rFonts w:ascii="Arial Narrow" w:eastAsia="Times New Roman" w:hAnsi="Arial Narrow" w:cs="Courier New"/>
          <w:color w:val="000000"/>
          <w:lang w:val="en-GB" w:eastAsia="en-GB"/>
        </w:rPr>
        <w:t>vif0/4      PMD: tap7f8e1617-ae</w:t>
      </w:r>
    </w:p>
    <w:p w14:paraId="003C37E9" w14:textId="77777777" w:rsidR="00CE06D9" w:rsidRPr="00002494" w:rsidRDefault="00CE06D9" w:rsidP="00CE06D9">
      <w:pPr>
        <w:spacing w:after="0"/>
        <w:rPr>
          <w:rFonts w:ascii="Arial Narrow" w:eastAsia="Times New Roman" w:hAnsi="Arial Narrow" w:cs="Times New Roman"/>
          <w:sz w:val="40"/>
          <w:szCs w:val="40"/>
          <w:lang w:val="en-GB" w:eastAsia="en-GB"/>
        </w:rPr>
      </w:pPr>
      <w:r w:rsidRPr="00002494">
        <w:rPr>
          <w:rFonts w:ascii="Arial Narrow" w:eastAsia="Times New Roman" w:hAnsi="Arial Narrow" w:cs="Courier New"/>
          <w:color w:val="000000"/>
          <w:lang w:val="en-GB" w:eastAsia="en-GB"/>
        </w:rPr>
        <w:t>tcpdump: verbose output suppressed, use -v or -vv for full protocol decode</w:t>
      </w:r>
    </w:p>
    <w:p w14:paraId="2139845E" w14:textId="77777777" w:rsidR="00CE06D9" w:rsidRPr="00002494" w:rsidRDefault="00CE06D9" w:rsidP="00CE06D9">
      <w:pPr>
        <w:spacing w:after="0"/>
        <w:rPr>
          <w:rFonts w:ascii="Arial Narrow" w:eastAsia="Times New Roman" w:hAnsi="Arial Narrow" w:cs="Times New Roman"/>
          <w:sz w:val="40"/>
          <w:szCs w:val="40"/>
          <w:lang w:val="en-GB" w:eastAsia="en-GB"/>
        </w:rPr>
      </w:pPr>
      <w:r w:rsidRPr="00002494">
        <w:rPr>
          <w:rFonts w:ascii="Arial Narrow" w:eastAsia="Times New Roman" w:hAnsi="Arial Narrow" w:cs="Courier New"/>
          <w:color w:val="000000"/>
          <w:lang w:val="en-GB" w:eastAsia="en-GB"/>
        </w:rPr>
        <w:t>listening on mon4, link-type EN10MB (Ethernet), capture size 262144 bytes</w:t>
      </w:r>
    </w:p>
    <w:p w14:paraId="3697CFC2" w14:textId="77777777" w:rsidR="00CE06D9" w:rsidRPr="00002494" w:rsidRDefault="00CE06D9" w:rsidP="00CE06D9">
      <w:pPr>
        <w:spacing w:after="0"/>
        <w:rPr>
          <w:rFonts w:ascii="Arial Narrow" w:eastAsia="Times New Roman" w:hAnsi="Arial Narrow" w:cs="Times New Roman"/>
          <w:sz w:val="40"/>
          <w:szCs w:val="40"/>
          <w:lang w:val="en-GB" w:eastAsia="en-GB"/>
        </w:rPr>
      </w:pPr>
      <w:r w:rsidRPr="00002494">
        <w:rPr>
          <w:rFonts w:ascii="Arial Narrow" w:eastAsia="Times New Roman" w:hAnsi="Arial Narrow" w:cs="Courier New"/>
          <w:color w:val="000000"/>
          <w:lang w:val="en-GB" w:eastAsia="en-GB"/>
        </w:rPr>
        <w:t>15:01:17.004641 ARP, Request who-has 192.168.0.17 tell 192.168.0.2, length 28</w:t>
      </w:r>
    </w:p>
    <w:p w14:paraId="6DAED1FA" w14:textId="569B7F64" w:rsidR="00CE06D9" w:rsidRPr="00CE06D9" w:rsidRDefault="00CE06D9" w:rsidP="00002494">
      <w:pPr>
        <w:spacing w:after="0"/>
        <w:rPr>
          <w:rFonts w:ascii="Arial Narrow" w:eastAsia="Times New Roman" w:hAnsi="Arial Narrow" w:cs="Times New Roman"/>
          <w:sz w:val="40"/>
          <w:szCs w:val="40"/>
          <w:lang w:val="en-GB" w:eastAsia="en-GB"/>
        </w:rPr>
      </w:pPr>
      <w:r w:rsidRPr="00002494">
        <w:rPr>
          <w:rFonts w:ascii="Arial Narrow" w:eastAsia="Times New Roman" w:hAnsi="Arial Narrow" w:cs="Courier New"/>
          <w:color w:val="000000"/>
          <w:lang w:val="en-GB" w:eastAsia="en-GB"/>
        </w:rPr>
        <w:t>15:01:19.004610 ARP, Request who-has 192.168.0.17 tell 192.168.0.2, length 28</w:t>
      </w:r>
    </w:p>
    <w:p w14:paraId="17349096" w14:textId="77777777" w:rsidR="00CE06D9" w:rsidRPr="00002494" w:rsidRDefault="00CE06D9" w:rsidP="00002494">
      <w:pPr>
        <w:spacing w:after="0"/>
        <w:rPr>
          <w:rFonts w:ascii="Times New Roman" w:eastAsia="Times New Roman" w:hAnsi="Times New Roman" w:cs="Times New Roman"/>
          <w:lang w:val="en-GB" w:eastAsia="en-GB"/>
        </w:rPr>
      </w:pPr>
    </w:p>
    <w:p w14:paraId="20A460DF" w14:textId="53A3B5DA" w:rsidR="00002494" w:rsidRPr="00002494" w:rsidRDefault="00002494" w:rsidP="00002494">
      <w:pPr>
        <w:spacing w:after="0"/>
        <w:rPr>
          <w:rFonts w:ascii="Times New Roman" w:eastAsia="Times New Roman" w:hAnsi="Times New Roman" w:cs="Times New Roman"/>
          <w:lang w:val="en-GB" w:eastAsia="en-GB"/>
        </w:rPr>
      </w:pPr>
      <w:r w:rsidRPr="00002494">
        <w:rPr>
          <w:rFonts w:ascii="Arial" w:eastAsia="Times New Roman" w:hAnsi="Arial" w:cs="Arial"/>
          <w:color w:val="000000"/>
          <w:sz w:val="22"/>
          <w:szCs w:val="22"/>
          <w:lang w:val="en-GB" w:eastAsia="en-GB"/>
        </w:rPr>
        <w:t>vifdump is taking the same options as tcpdump regular Linux Tools.</w:t>
      </w:r>
      <w:r w:rsidR="00CE06D9">
        <w:rPr>
          <w:rFonts w:ascii="Arial" w:eastAsia="Times New Roman" w:hAnsi="Arial" w:cs="Arial"/>
          <w:color w:val="000000"/>
          <w:sz w:val="22"/>
          <w:szCs w:val="22"/>
          <w:lang w:val="en-GB" w:eastAsia="en-GB"/>
        </w:rPr>
        <w:t xml:space="preserve"> In order to capture into a file the traffic processed by vrouter vif </w:t>
      </w:r>
      <w:r w:rsidR="00C61127">
        <w:rPr>
          <w:rFonts w:ascii="Arial" w:eastAsia="Times New Roman" w:hAnsi="Arial" w:cs="Arial"/>
          <w:color w:val="000000"/>
          <w:sz w:val="22"/>
          <w:szCs w:val="22"/>
          <w:lang w:val="en-GB" w:eastAsia="en-GB"/>
        </w:rPr>
        <w:t xml:space="preserve"> 0/4 </w:t>
      </w:r>
      <w:r w:rsidR="00CE06D9">
        <w:rPr>
          <w:rFonts w:ascii="Arial" w:eastAsia="Times New Roman" w:hAnsi="Arial" w:cs="Arial"/>
          <w:color w:val="000000"/>
          <w:sz w:val="22"/>
          <w:szCs w:val="22"/>
          <w:lang w:val="en-GB" w:eastAsia="en-GB"/>
        </w:rPr>
        <w:t>interface we can run:</w:t>
      </w:r>
    </w:p>
    <w:p w14:paraId="598D7E1E" w14:textId="251D34CD" w:rsidR="00CE06D9" w:rsidRPr="00002494" w:rsidRDefault="00CE06D9" w:rsidP="00CE06D9">
      <w:pPr>
        <w:spacing w:after="0"/>
        <w:rPr>
          <w:rFonts w:ascii="Arial Narrow" w:eastAsia="Times New Roman" w:hAnsi="Arial Narrow" w:cs="Times New Roman"/>
          <w:sz w:val="40"/>
          <w:szCs w:val="40"/>
          <w:lang w:val="en-GB" w:eastAsia="en-GB"/>
        </w:rPr>
      </w:pPr>
      <w:r w:rsidRPr="00002494">
        <w:rPr>
          <w:rFonts w:ascii="Arial Narrow" w:eastAsia="Times New Roman" w:hAnsi="Arial Narrow" w:cs="Courier New"/>
          <w:color w:val="000000"/>
          <w:lang w:val="en-GB" w:eastAsia="en-GB"/>
        </w:rPr>
        <w:t># vifdump -i 4</w:t>
      </w:r>
      <w:r>
        <w:rPr>
          <w:rFonts w:ascii="Arial Narrow" w:eastAsia="Times New Roman" w:hAnsi="Arial Narrow" w:cs="Courier New"/>
          <w:color w:val="000000"/>
          <w:lang w:val="en-GB" w:eastAsia="en-GB"/>
        </w:rPr>
        <w:t xml:space="preserve">  w test.pcap</w:t>
      </w:r>
    </w:p>
    <w:p w14:paraId="56553507" w14:textId="1DE034DF" w:rsidR="00002494" w:rsidRDefault="00002494" w:rsidP="009C7DEB">
      <w:pPr>
        <w:pStyle w:val="BodyText"/>
        <w:spacing w:before="0" w:after="0"/>
      </w:pPr>
    </w:p>
    <w:p w14:paraId="3D5914FF" w14:textId="77777777" w:rsidR="00002494" w:rsidRDefault="00002494" w:rsidP="009C7DEB">
      <w:pPr>
        <w:pStyle w:val="BodyText"/>
        <w:spacing w:before="0" w:after="0"/>
      </w:pPr>
    </w:p>
    <w:p w14:paraId="5DF366E9" w14:textId="48AB17BF" w:rsidR="009C7DEB" w:rsidRDefault="00FE5553" w:rsidP="009C7DEB">
      <w:pPr>
        <w:pStyle w:val="Heading2"/>
      </w:pPr>
      <w:bookmarkStart w:id="15" w:name="_Toc51175621"/>
      <w:ins w:id="16" w:author="Ping Song" w:date="2020-10-02T17:28:00Z">
        <w:r>
          <w:t>dropstats</w:t>
        </w:r>
      </w:ins>
      <w:del w:id="17" w:author="Ping Song" w:date="2020-10-02T17:28:00Z">
        <w:r w:rsidR="009C7DEB" w:rsidDel="00FE5553">
          <w:delText>DPDK drop statistics tool</w:delText>
        </w:r>
      </w:del>
      <w:bookmarkEnd w:id="15"/>
    </w:p>
    <w:p w14:paraId="6177EEF5" w14:textId="53CF2C58" w:rsidR="009C7DEB" w:rsidRDefault="009C7DEB" w:rsidP="009C7DEB">
      <w:pPr>
        <w:pStyle w:val="BodyText"/>
        <w:spacing w:before="0" w:after="0"/>
      </w:pPr>
    </w:p>
    <w:p w14:paraId="01941814" w14:textId="77777777" w:rsidR="00C61127" w:rsidRPr="00C61127" w:rsidRDefault="00C61127" w:rsidP="00C61127">
      <w:pPr>
        <w:spacing w:after="0"/>
        <w:rPr>
          <w:rFonts w:ascii="Times New Roman" w:eastAsia="Times New Roman" w:hAnsi="Times New Roman" w:cs="Times New Roman"/>
          <w:lang w:val="en-GB" w:eastAsia="en-GB"/>
        </w:rPr>
      </w:pPr>
      <w:r w:rsidRPr="00C61127">
        <w:rPr>
          <w:rFonts w:ascii="Arial" w:eastAsia="Times New Roman" w:hAnsi="Arial" w:cs="Arial"/>
          <w:color w:val="000000"/>
          <w:sz w:val="22"/>
          <w:szCs w:val="22"/>
          <w:lang w:val="en-GB" w:eastAsia="en-GB"/>
        </w:rPr>
        <w:t>With dropstats command we can get details about drops performed by the vrouter.</w:t>
      </w:r>
    </w:p>
    <w:p w14:paraId="296C5DB5" w14:textId="77777777" w:rsidR="00C61127" w:rsidRPr="00C61127" w:rsidRDefault="00C61127" w:rsidP="00C61127">
      <w:pPr>
        <w:spacing w:after="0"/>
        <w:rPr>
          <w:rFonts w:ascii="Times New Roman" w:eastAsia="Times New Roman" w:hAnsi="Times New Roman" w:cs="Times New Roman"/>
          <w:lang w:val="en-GB" w:eastAsia="en-GB"/>
        </w:rPr>
      </w:pPr>
      <w:r w:rsidRPr="00C61127">
        <w:rPr>
          <w:rFonts w:ascii="Arial" w:eastAsia="Times New Roman" w:hAnsi="Arial" w:cs="Arial"/>
          <w:color w:val="000000"/>
          <w:sz w:val="22"/>
          <w:szCs w:val="22"/>
          <w:lang w:val="en-GB" w:eastAsia="en-GB"/>
        </w:rPr>
        <w:t>We can get all parameters supported by this command using :</w:t>
      </w:r>
    </w:p>
    <w:p w14:paraId="3D53A333" w14:textId="672CF586" w:rsidR="00C61127" w:rsidRPr="00C61127" w:rsidRDefault="00C61127" w:rsidP="00C61127">
      <w:pPr>
        <w:spacing w:after="0"/>
        <w:rPr>
          <w:rFonts w:ascii="Times New Roman" w:eastAsia="Times New Roman" w:hAnsi="Times New Roman" w:cs="Times New Roman"/>
          <w:lang w:val="en-GB" w:eastAsia="en-GB"/>
        </w:rPr>
      </w:pPr>
      <w:r w:rsidRPr="00C61127">
        <w:rPr>
          <w:rFonts w:ascii="Arial Narrow" w:eastAsia="Times New Roman" w:hAnsi="Arial Narrow" w:cs="Times New Roman"/>
          <w:color w:val="000000"/>
          <w:sz w:val="22"/>
          <w:szCs w:val="22"/>
          <w:lang w:val="en-GB" w:eastAsia="en-GB"/>
        </w:rPr>
        <w:t xml:space="preserve">$ </w:t>
      </w:r>
      <w:r>
        <w:rPr>
          <w:rFonts w:ascii="Arial Narrow" w:hAnsi="Arial Narrow"/>
        </w:rPr>
        <w:t>sudo</w:t>
      </w:r>
      <w:r w:rsidRPr="00002494">
        <w:rPr>
          <w:rFonts w:ascii="Arial Narrow" w:hAnsi="Arial Narrow"/>
        </w:rPr>
        <w:t xml:space="preserve"> docker exec contrail-vrouter-agent-dpdk</w:t>
      </w:r>
      <w:r w:rsidRPr="00C61127">
        <w:rPr>
          <w:rFonts w:ascii="Arial Narrow" w:eastAsia="Times New Roman" w:hAnsi="Arial Narrow" w:cs="Times New Roman"/>
          <w:color w:val="000000"/>
          <w:sz w:val="22"/>
          <w:szCs w:val="22"/>
          <w:lang w:val="en-GB" w:eastAsia="en-GB"/>
        </w:rPr>
        <w:t xml:space="preserve"> dropstats --help</w:t>
      </w:r>
    </w:p>
    <w:p w14:paraId="4CA8B494" w14:textId="77777777" w:rsidR="00C61127" w:rsidRPr="00C61127" w:rsidRDefault="00C61127" w:rsidP="00C61127">
      <w:pPr>
        <w:spacing w:after="0"/>
        <w:rPr>
          <w:rFonts w:ascii="Times New Roman" w:eastAsia="Times New Roman" w:hAnsi="Times New Roman" w:cs="Times New Roman"/>
          <w:lang w:val="en-GB" w:eastAsia="en-GB"/>
        </w:rPr>
      </w:pPr>
    </w:p>
    <w:p w14:paraId="7F247A36" w14:textId="77777777" w:rsidR="00C61127" w:rsidRPr="00C61127" w:rsidRDefault="00C61127" w:rsidP="00C61127">
      <w:pPr>
        <w:spacing w:after="0"/>
        <w:rPr>
          <w:rFonts w:ascii="Times New Roman" w:eastAsia="Times New Roman" w:hAnsi="Times New Roman" w:cs="Times New Roman"/>
          <w:lang w:val="en-GB" w:eastAsia="en-GB"/>
        </w:rPr>
      </w:pPr>
      <w:r w:rsidRPr="00C61127">
        <w:rPr>
          <w:rFonts w:ascii="Arial" w:eastAsia="Times New Roman" w:hAnsi="Arial" w:cs="Arial"/>
          <w:color w:val="000000"/>
          <w:sz w:val="22"/>
          <w:szCs w:val="22"/>
          <w:lang w:val="en-GB" w:eastAsia="en-GB"/>
        </w:rPr>
        <w:t>When some packet loss issue is encountered, this is a good starting point to get an overview of all drops that have been performed on the vrouter.</w:t>
      </w:r>
    </w:p>
    <w:p w14:paraId="357171C3" w14:textId="77777777" w:rsidR="00C61127" w:rsidRPr="00C61127" w:rsidRDefault="00C61127" w:rsidP="00C61127">
      <w:pPr>
        <w:spacing w:after="0"/>
        <w:rPr>
          <w:rFonts w:ascii="Times New Roman" w:eastAsia="Times New Roman" w:hAnsi="Times New Roman" w:cs="Times New Roman"/>
          <w:lang w:val="en-GB" w:eastAsia="en-GB"/>
        </w:rPr>
      </w:pPr>
    </w:p>
    <w:p w14:paraId="5C262153" w14:textId="77777777" w:rsidR="00C61127" w:rsidRPr="00C61127" w:rsidRDefault="00C61127" w:rsidP="00C61127">
      <w:pPr>
        <w:spacing w:after="0"/>
        <w:rPr>
          <w:rFonts w:ascii="Times New Roman" w:eastAsia="Times New Roman" w:hAnsi="Times New Roman" w:cs="Times New Roman"/>
          <w:lang w:val="en-GB" w:eastAsia="en-GB"/>
        </w:rPr>
      </w:pPr>
      <w:r w:rsidRPr="00C61127">
        <w:rPr>
          <w:rFonts w:ascii="Arial" w:eastAsia="Times New Roman" w:hAnsi="Arial" w:cs="Arial"/>
          <w:color w:val="000000"/>
          <w:sz w:val="22"/>
          <w:szCs w:val="22"/>
          <w:lang w:val="en-GB" w:eastAsia="en-GB"/>
        </w:rPr>
        <w:t>dropstats command run without any arguments is returning drop statistics for all vrouter cores :</w:t>
      </w:r>
    </w:p>
    <w:p w14:paraId="3DD9650A" w14:textId="0F8CAF15" w:rsidR="00C61127" w:rsidRPr="00C61127" w:rsidRDefault="00C61127" w:rsidP="00C61127">
      <w:pPr>
        <w:spacing w:after="0"/>
        <w:rPr>
          <w:rFonts w:ascii="Times New Roman" w:eastAsia="Times New Roman" w:hAnsi="Times New Roman" w:cs="Times New Roman"/>
          <w:lang w:val="en-GB" w:eastAsia="en-GB"/>
        </w:rPr>
      </w:pPr>
      <w:r w:rsidRPr="00C61127">
        <w:rPr>
          <w:rFonts w:ascii="Arial Narrow" w:eastAsia="Times New Roman" w:hAnsi="Arial Narrow" w:cs="Times New Roman"/>
          <w:color w:val="000000"/>
          <w:sz w:val="22"/>
          <w:szCs w:val="22"/>
          <w:lang w:val="en-GB" w:eastAsia="en-GB"/>
        </w:rPr>
        <w:t xml:space="preserve">$ </w:t>
      </w:r>
      <w:r>
        <w:rPr>
          <w:rFonts w:ascii="Arial Narrow" w:hAnsi="Arial Narrow"/>
        </w:rPr>
        <w:t>sudo</w:t>
      </w:r>
      <w:r w:rsidRPr="00002494">
        <w:rPr>
          <w:rFonts w:ascii="Arial Narrow" w:hAnsi="Arial Narrow"/>
        </w:rPr>
        <w:t xml:space="preserve"> docker exec contrail-vrouter-agent-dpdk </w:t>
      </w:r>
      <w:r w:rsidRPr="00C61127">
        <w:rPr>
          <w:rFonts w:ascii="Arial Narrow" w:eastAsia="Times New Roman" w:hAnsi="Arial Narrow" w:cs="Times New Roman"/>
          <w:color w:val="000000"/>
          <w:sz w:val="22"/>
          <w:szCs w:val="22"/>
          <w:lang w:val="en-GB" w:eastAsia="en-GB"/>
        </w:rPr>
        <w:t>dropstats</w:t>
      </w:r>
    </w:p>
    <w:p w14:paraId="5805FC16" w14:textId="77777777" w:rsidR="00C61127" w:rsidRPr="00C61127" w:rsidRDefault="00C61127" w:rsidP="00C61127">
      <w:pPr>
        <w:spacing w:after="0"/>
        <w:rPr>
          <w:rFonts w:ascii="Times New Roman" w:eastAsia="Times New Roman" w:hAnsi="Times New Roman" w:cs="Times New Roman"/>
          <w:lang w:val="en-GB" w:eastAsia="en-GB"/>
        </w:rPr>
      </w:pPr>
      <w:r w:rsidRPr="00C61127">
        <w:rPr>
          <w:rFonts w:ascii="Arial Narrow" w:eastAsia="Times New Roman" w:hAnsi="Arial Narrow" w:cs="Times New Roman"/>
          <w:color w:val="000000"/>
          <w:sz w:val="22"/>
          <w:szCs w:val="22"/>
          <w:lang w:val="en-GB" w:eastAsia="en-GB"/>
        </w:rPr>
        <w:t>…</w:t>
      </w:r>
    </w:p>
    <w:p w14:paraId="78A4AE75" w14:textId="77777777" w:rsidR="00C61127" w:rsidRPr="00C61127" w:rsidRDefault="00C61127" w:rsidP="00C61127">
      <w:pPr>
        <w:spacing w:after="0"/>
        <w:rPr>
          <w:rFonts w:ascii="Times New Roman" w:eastAsia="Times New Roman" w:hAnsi="Times New Roman" w:cs="Times New Roman"/>
          <w:lang w:val="en-GB" w:eastAsia="en-GB"/>
        </w:rPr>
      </w:pPr>
    </w:p>
    <w:p w14:paraId="60C5AFDE" w14:textId="77777777" w:rsidR="00C61127" w:rsidRPr="00C61127" w:rsidRDefault="00C61127" w:rsidP="00C61127">
      <w:pPr>
        <w:spacing w:after="0"/>
        <w:rPr>
          <w:rFonts w:ascii="Times New Roman" w:eastAsia="Times New Roman" w:hAnsi="Times New Roman" w:cs="Times New Roman"/>
          <w:lang w:val="en-GB" w:eastAsia="en-GB"/>
        </w:rPr>
      </w:pPr>
      <w:r w:rsidRPr="00C61127">
        <w:rPr>
          <w:rFonts w:ascii="Arial" w:eastAsia="Times New Roman" w:hAnsi="Arial" w:cs="Arial"/>
          <w:color w:val="000000"/>
          <w:sz w:val="22"/>
          <w:szCs w:val="22"/>
          <w:lang w:val="en-GB" w:eastAsia="en-GB"/>
        </w:rPr>
        <w:t>In order to get statistics for a given vrouter core, we can use the --core option. Keep in mind that 10 is the first processing vrouter lcore:</w:t>
      </w:r>
    </w:p>
    <w:p w14:paraId="1AF8D11C" w14:textId="38D1053B" w:rsidR="00C61127" w:rsidRPr="00C61127" w:rsidRDefault="00C61127" w:rsidP="00C61127">
      <w:pPr>
        <w:spacing w:after="0"/>
        <w:rPr>
          <w:rFonts w:ascii="Times New Roman" w:eastAsia="Times New Roman" w:hAnsi="Times New Roman" w:cs="Times New Roman"/>
          <w:lang w:val="en-GB" w:eastAsia="en-GB"/>
        </w:rPr>
      </w:pPr>
      <w:r w:rsidRPr="00C61127">
        <w:rPr>
          <w:rFonts w:ascii="Arial Narrow" w:eastAsia="Times New Roman" w:hAnsi="Arial Narrow" w:cs="Times New Roman"/>
          <w:color w:val="000000"/>
          <w:sz w:val="22"/>
          <w:szCs w:val="22"/>
          <w:lang w:val="en-GB" w:eastAsia="en-GB"/>
        </w:rPr>
        <w:t xml:space="preserve">$ </w:t>
      </w:r>
      <w:r>
        <w:rPr>
          <w:rFonts w:ascii="Arial Narrow" w:hAnsi="Arial Narrow"/>
        </w:rPr>
        <w:t>sudo</w:t>
      </w:r>
      <w:r w:rsidRPr="00002494">
        <w:rPr>
          <w:rFonts w:ascii="Arial Narrow" w:hAnsi="Arial Narrow"/>
        </w:rPr>
        <w:t xml:space="preserve"> docker exec contrail-vrouter-agent-dpdk</w:t>
      </w:r>
      <w:r w:rsidRPr="00C61127">
        <w:rPr>
          <w:rFonts w:ascii="Arial Narrow" w:eastAsia="Times New Roman" w:hAnsi="Arial Narrow" w:cs="Times New Roman"/>
          <w:color w:val="000000"/>
          <w:sz w:val="22"/>
          <w:szCs w:val="22"/>
          <w:lang w:val="en-GB" w:eastAsia="en-GB"/>
        </w:rPr>
        <w:t xml:space="preserve"> dropstats --core 10</w:t>
      </w:r>
    </w:p>
    <w:p w14:paraId="567AE381" w14:textId="77777777" w:rsidR="00C61127" w:rsidRPr="00C61127" w:rsidRDefault="00C61127" w:rsidP="00C61127">
      <w:pPr>
        <w:spacing w:after="0"/>
        <w:rPr>
          <w:rFonts w:ascii="Times New Roman" w:eastAsia="Times New Roman" w:hAnsi="Times New Roman" w:cs="Times New Roman"/>
          <w:lang w:val="en-GB" w:eastAsia="en-GB"/>
        </w:rPr>
      </w:pPr>
      <w:r w:rsidRPr="00C61127">
        <w:rPr>
          <w:rFonts w:ascii="Arial" w:eastAsia="Times New Roman" w:hAnsi="Arial" w:cs="Arial"/>
          <w:color w:val="000000"/>
          <w:sz w:val="22"/>
          <w:szCs w:val="22"/>
          <w:lang w:val="en-GB" w:eastAsia="en-GB"/>
        </w:rPr>
        <w:t>...</w:t>
      </w:r>
    </w:p>
    <w:p w14:paraId="4376BEE1" w14:textId="77777777" w:rsidR="00C61127" w:rsidRPr="00C61127" w:rsidRDefault="00C61127" w:rsidP="00C61127">
      <w:pPr>
        <w:spacing w:after="0"/>
        <w:rPr>
          <w:rFonts w:ascii="Times New Roman" w:eastAsia="Times New Roman" w:hAnsi="Times New Roman" w:cs="Times New Roman"/>
          <w:lang w:val="en-GB" w:eastAsia="en-GB"/>
        </w:rPr>
      </w:pPr>
    </w:p>
    <w:p w14:paraId="3D85909C" w14:textId="4C63DEAB" w:rsidR="00C61127" w:rsidRPr="00C61127" w:rsidRDefault="00C61127" w:rsidP="00C61127">
      <w:pPr>
        <w:spacing w:after="0"/>
        <w:rPr>
          <w:rFonts w:ascii="Times New Roman" w:eastAsia="Times New Roman" w:hAnsi="Times New Roman" w:cs="Times New Roman"/>
          <w:lang w:val="en-GB" w:eastAsia="en-GB"/>
        </w:rPr>
      </w:pPr>
      <w:r w:rsidRPr="00C61127">
        <w:rPr>
          <w:rFonts w:ascii="Arial" w:eastAsia="Times New Roman" w:hAnsi="Arial" w:cs="Arial"/>
          <w:color w:val="000000"/>
          <w:sz w:val="22"/>
          <w:szCs w:val="22"/>
          <w:lang w:val="en-GB" w:eastAsia="en-GB"/>
        </w:rPr>
        <w:t>In order to clear stats counters on all cores we can use this command:</w:t>
      </w:r>
    </w:p>
    <w:p w14:paraId="48098677" w14:textId="4EE1ED92" w:rsidR="00C61127" w:rsidRPr="00C61127" w:rsidRDefault="00C61127" w:rsidP="00C61127">
      <w:pPr>
        <w:spacing w:after="0"/>
        <w:rPr>
          <w:rFonts w:ascii="Times New Roman" w:eastAsia="Times New Roman" w:hAnsi="Times New Roman" w:cs="Times New Roman"/>
          <w:lang w:val="en-GB" w:eastAsia="en-GB"/>
        </w:rPr>
      </w:pPr>
      <w:r w:rsidRPr="00C61127">
        <w:rPr>
          <w:rFonts w:ascii="Arial Narrow" w:eastAsia="Times New Roman" w:hAnsi="Arial Narrow" w:cs="Times New Roman"/>
          <w:color w:val="000000"/>
          <w:sz w:val="22"/>
          <w:szCs w:val="22"/>
          <w:lang w:val="en-GB" w:eastAsia="en-GB"/>
        </w:rPr>
        <w:t xml:space="preserve">$ </w:t>
      </w:r>
      <w:r>
        <w:rPr>
          <w:rFonts w:ascii="Arial Narrow" w:hAnsi="Arial Narrow"/>
        </w:rPr>
        <w:t>sudo</w:t>
      </w:r>
      <w:r w:rsidRPr="00002494">
        <w:rPr>
          <w:rFonts w:ascii="Arial Narrow" w:hAnsi="Arial Narrow"/>
        </w:rPr>
        <w:t xml:space="preserve"> docker exec contrail-vrouter-agent-dpdk</w:t>
      </w:r>
      <w:r w:rsidRPr="00C61127">
        <w:rPr>
          <w:rFonts w:ascii="Arial Narrow" w:eastAsia="Times New Roman" w:hAnsi="Arial Narrow" w:cs="Times New Roman"/>
          <w:color w:val="000000"/>
          <w:sz w:val="22"/>
          <w:szCs w:val="22"/>
          <w:lang w:val="en-GB" w:eastAsia="en-GB"/>
        </w:rPr>
        <w:t xml:space="preserve"> dropstats --clear</w:t>
      </w:r>
    </w:p>
    <w:p w14:paraId="4DE51AB6" w14:textId="4D684063" w:rsidR="00C61127" w:rsidRPr="001901EF" w:rsidRDefault="00C61127" w:rsidP="009C7DEB">
      <w:pPr>
        <w:pStyle w:val="BodyText"/>
        <w:spacing w:before="0" w:after="0"/>
        <w:rPr>
          <w:rFonts w:ascii="Arial" w:hAnsi="Arial" w:cs="Arial"/>
        </w:rPr>
      </w:pPr>
    </w:p>
    <w:p w14:paraId="337AE637" w14:textId="61E8CB9A" w:rsidR="001901EF" w:rsidRPr="001901EF" w:rsidRDefault="001901EF" w:rsidP="009C7DEB">
      <w:pPr>
        <w:pStyle w:val="BodyText"/>
        <w:spacing w:before="0" w:after="0"/>
        <w:rPr>
          <w:rFonts w:ascii="Arial" w:hAnsi="Arial" w:cs="Arial"/>
          <w:sz w:val="22"/>
          <w:szCs w:val="22"/>
        </w:rPr>
      </w:pPr>
      <w:r w:rsidRPr="001901EF">
        <w:rPr>
          <w:rFonts w:ascii="Arial" w:hAnsi="Arial" w:cs="Arial"/>
          <w:sz w:val="22"/>
          <w:szCs w:val="22"/>
        </w:rPr>
        <w:t>Dropstats is also supporting a log option</w:t>
      </w:r>
      <w:r>
        <w:rPr>
          <w:rFonts w:ascii="Arial" w:hAnsi="Arial" w:cs="Arial"/>
          <w:sz w:val="22"/>
          <w:szCs w:val="22"/>
        </w:rPr>
        <w:t xml:space="preserve"> (said as droplog)</w:t>
      </w:r>
      <w:r w:rsidRPr="001901EF">
        <w:rPr>
          <w:rFonts w:ascii="Arial" w:hAnsi="Arial" w:cs="Arial"/>
          <w:sz w:val="22"/>
          <w:szCs w:val="22"/>
        </w:rPr>
        <w:t>, that is allowing to get more details about the packets that have been dropped by the vrouter and the reason why:</w:t>
      </w:r>
    </w:p>
    <w:p w14:paraId="4C84D696" w14:textId="1FC62FC6" w:rsidR="001901EF" w:rsidRPr="001901EF" w:rsidRDefault="001901EF" w:rsidP="009C7DEB">
      <w:pPr>
        <w:pStyle w:val="BodyText"/>
        <w:spacing w:before="0" w:after="0"/>
        <w:rPr>
          <w:rFonts w:ascii="Arial" w:hAnsi="Arial" w:cs="Arial"/>
          <w:sz w:val="22"/>
          <w:szCs w:val="22"/>
        </w:rPr>
      </w:pPr>
    </w:p>
    <w:p w14:paraId="1123884A" w14:textId="33DB7672" w:rsidR="001901EF" w:rsidRPr="001901EF" w:rsidRDefault="001901EF" w:rsidP="009C7DEB">
      <w:pPr>
        <w:pStyle w:val="BodyText"/>
        <w:spacing w:before="0" w:after="0"/>
        <w:rPr>
          <w:rFonts w:ascii="Arial" w:hAnsi="Arial" w:cs="Arial"/>
          <w:sz w:val="22"/>
          <w:szCs w:val="22"/>
        </w:rPr>
      </w:pPr>
      <w:r w:rsidRPr="001901EF">
        <w:rPr>
          <w:rFonts w:ascii="Arial" w:hAnsi="Arial" w:cs="Arial"/>
          <w:sz w:val="22"/>
          <w:szCs w:val="22"/>
        </w:rPr>
        <w:t>In order to display all packets dropped by the vrouter:</w:t>
      </w:r>
    </w:p>
    <w:p w14:paraId="003DFBB9" w14:textId="00CFBDE5" w:rsidR="001901EF" w:rsidRPr="001901EF" w:rsidRDefault="001901EF" w:rsidP="001901EF">
      <w:pPr>
        <w:spacing w:after="0"/>
        <w:rPr>
          <w:rFonts w:ascii="Arial Narrow" w:eastAsia="Times New Roman" w:hAnsi="Arial Narrow" w:cs="Arial"/>
          <w:sz w:val="22"/>
          <w:szCs w:val="22"/>
          <w:lang w:val="en-GB" w:eastAsia="en-GB"/>
        </w:rPr>
      </w:pPr>
      <w:r w:rsidRPr="001901EF">
        <w:rPr>
          <w:rFonts w:ascii="Arial Narrow" w:eastAsia="Times New Roman" w:hAnsi="Arial Narrow" w:cs="Arial"/>
          <w:color w:val="000000"/>
          <w:sz w:val="22"/>
          <w:szCs w:val="22"/>
          <w:lang w:val="en-GB" w:eastAsia="en-GB"/>
        </w:rPr>
        <w:t xml:space="preserve">$ </w:t>
      </w:r>
      <w:r>
        <w:rPr>
          <w:rFonts w:ascii="Arial Narrow" w:hAnsi="Arial Narrow"/>
        </w:rPr>
        <w:t xml:space="preserve"> </w:t>
      </w:r>
    </w:p>
    <w:p w14:paraId="64EE923D" w14:textId="496E191C" w:rsidR="001901EF" w:rsidRPr="001901EF" w:rsidRDefault="001901EF" w:rsidP="001901EF">
      <w:pPr>
        <w:spacing w:after="0"/>
        <w:rPr>
          <w:rFonts w:ascii="Arial" w:eastAsia="Times New Roman" w:hAnsi="Arial" w:cs="Arial"/>
          <w:sz w:val="22"/>
          <w:szCs w:val="22"/>
          <w:lang w:val="en-GB" w:eastAsia="en-GB"/>
        </w:rPr>
      </w:pPr>
    </w:p>
    <w:p w14:paraId="5051DBE5" w14:textId="46E2A412" w:rsidR="001901EF" w:rsidRPr="001901EF" w:rsidRDefault="001901EF" w:rsidP="001901EF">
      <w:pPr>
        <w:pStyle w:val="BodyText"/>
        <w:spacing w:before="0" w:after="0"/>
        <w:rPr>
          <w:rFonts w:ascii="Arial" w:hAnsi="Arial" w:cs="Arial"/>
          <w:sz w:val="22"/>
          <w:szCs w:val="22"/>
        </w:rPr>
      </w:pPr>
      <w:r w:rsidRPr="001901EF">
        <w:rPr>
          <w:rFonts w:ascii="Arial" w:hAnsi="Arial" w:cs="Arial"/>
          <w:sz w:val="22"/>
          <w:szCs w:val="22"/>
        </w:rPr>
        <w:t>In order to display all packets dropped by a given core of the vrouter:</w:t>
      </w:r>
    </w:p>
    <w:p w14:paraId="2F6D2A8B" w14:textId="7297CC55" w:rsidR="001901EF" w:rsidRPr="001901EF" w:rsidRDefault="001901EF" w:rsidP="001901EF">
      <w:pPr>
        <w:spacing w:after="0"/>
        <w:rPr>
          <w:rFonts w:ascii="Arial Narrow" w:eastAsia="Times New Roman" w:hAnsi="Arial Narrow" w:cs="Arial"/>
          <w:sz w:val="22"/>
          <w:szCs w:val="22"/>
          <w:lang w:val="en-GB" w:eastAsia="en-GB"/>
        </w:rPr>
      </w:pPr>
      <w:r w:rsidRPr="001901EF">
        <w:rPr>
          <w:rFonts w:ascii="Arial Narrow" w:eastAsia="Times New Roman" w:hAnsi="Arial Narrow" w:cs="Arial"/>
          <w:color w:val="000000"/>
          <w:sz w:val="22"/>
          <w:szCs w:val="22"/>
          <w:lang w:val="en-GB" w:eastAsia="en-GB"/>
        </w:rPr>
        <w:t xml:space="preserve">$ </w:t>
      </w:r>
      <w:r>
        <w:rPr>
          <w:rFonts w:ascii="Arial Narrow" w:hAnsi="Arial Narrow"/>
        </w:rPr>
        <w:t>sudo</w:t>
      </w:r>
      <w:r w:rsidRPr="00002494">
        <w:rPr>
          <w:rFonts w:ascii="Arial Narrow" w:hAnsi="Arial Narrow"/>
        </w:rPr>
        <w:t xml:space="preserve"> docker exec contrail-vrouter-agent-dpdk</w:t>
      </w:r>
      <w:r w:rsidRPr="001901EF">
        <w:rPr>
          <w:rFonts w:ascii="Arial Narrow" w:eastAsia="Times New Roman" w:hAnsi="Arial Narrow" w:cs="Arial"/>
          <w:color w:val="000000"/>
          <w:sz w:val="22"/>
          <w:szCs w:val="22"/>
          <w:lang w:val="en-GB" w:eastAsia="en-GB"/>
        </w:rPr>
        <w:t xml:space="preserve"> dropstats -log &lt;core number&gt;</w:t>
      </w:r>
    </w:p>
    <w:p w14:paraId="00AA5A13" w14:textId="77777777" w:rsidR="001901EF" w:rsidRDefault="001901EF" w:rsidP="00C61127">
      <w:pPr>
        <w:pStyle w:val="BodyText"/>
        <w:spacing w:before="0" w:after="0"/>
        <w:rPr>
          <w:rFonts w:ascii="Arial" w:hAnsi="Arial" w:cs="Arial"/>
        </w:rPr>
      </w:pPr>
    </w:p>
    <w:p w14:paraId="0A36A83C" w14:textId="3AD7B793" w:rsidR="00C61127" w:rsidRDefault="00C61127" w:rsidP="00C61127">
      <w:pPr>
        <w:pStyle w:val="BodyText"/>
        <w:spacing w:before="0" w:after="0"/>
      </w:pPr>
      <w:r>
        <w:rPr>
          <w:rFonts w:ascii="Arial" w:hAnsi="Arial" w:cs="Arial"/>
          <w:sz w:val="22"/>
          <w:szCs w:val="22"/>
        </w:rPr>
        <w:t>PS: this tool has to be run into contrail DPDK vrouter container.</w:t>
      </w:r>
    </w:p>
    <w:p w14:paraId="204F0DA5" w14:textId="6DE0ACC2" w:rsidR="00C61127" w:rsidRDefault="00C61127" w:rsidP="009C7DEB">
      <w:pPr>
        <w:pStyle w:val="BodyText"/>
        <w:spacing w:before="0" w:after="0"/>
      </w:pPr>
    </w:p>
    <w:p w14:paraId="5F5079B3" w14:textId="77777777" w:rsidR="00C61127" w:rsidRDefault="00C61127" w:rsidP="009C7DEB">
      <w:pPr>
        <w:pStyle w:val="BodyText"/>
        <w:spacing w:before="0" w:after="0"/>
      </w:pPr>
    </w:p>
    <w:p w14:paraId="5DBFE12B" w14:textId="792A2020" w:rsidR="009C7DEB" w:rsidRDefault="00FE5553" w:rsidP="009C7DEB">
      <w:pPr>
        <w:pStyle w:val="Heading2"/>
      </w:pPr>
      <w:bookmarkStart w:id="18" w:name="_Toc51175622"/>
      <w:ins w:id="19" w:author="Ping Song" w:date="2020-10-02T17:29:00Z">
        <w:r>
          <w:t>dpdkinfo</w:t>
        </w:r>
      </w:ins>
      <w:del w:id="20" w:author="Ping Song" w:date="2020-10-02T17:29:00Z">
        <w:r w:rsidR="009C7DEB" w:rsidDel="00FE5553">
          <w:delText>DPDK info tool</w:delText>
        </w:r>
      </w:del>
      <w:bookmarkEnd w:id="18"/>
    </w:p>
    <w:p w14:paraId="372A5A7A" w14:textId="4A845FA9" w:rsidR="009C7DEB" w:rsidRDefault="009C7DEB" w:rsidP="009C7DEB">
      <w:pPr>
        <w:pStyle w:val="BodyText"/>
        <w:spacing w:before="0" w:after="0"/>
      </w:pPr>
    </w:p>
    <w:p w14:paraId="299907B7" w14:textId="77777777" w:rsidR="00C61127" w:rsidRPr="00C61127" w:rsidRDefault="00C61127" w:rsidP="00C61127">
      <w:pPr>
        <w:spacing w:after="0"/>
        <w:rPr>
          <w:rFonts w:ascii="Times New Roman" w:eastAsia="Times New Roman" w:hAnsi="Times New Roman" w:cs="Times New Roman"/>
          <w:lang w:val="en-GB" w:eastAsia="en-GB"/>
        </w:rPr>
      </w:pPr>
      <w:r w:rsidRPr="00C61127">
        <w:rPr>
          <w:rFonts w:ascii="Arial" w:eastAsia="Times New Roman" w:hAnsi="Arial" w:cs="Arial"/>
          <w:color w:val="000000"/>
          <w:sz w:val="22"/>
          <w:szCs w:val="22"/>
          <w:lang w:val="en-GB" w:eastAsia="en-GB"/>
        </w:rPr>
        <w:t xml:space="preserve">Since Contrail 20.08 a new troubleshooting tool, named </w:t>
      </w:r>
      <w:r w:rsidRPr="00C61127">
        <w:rPr>
          <w:rFonts w:ascii="Arial" w:eastAsia="Times New Roman" w:hAnsi="Arial" w:cs="Arial"/>
          <w:i/>
          <w:iCs/>
          <w:color w:val="000000"/>
          <w:sz w:val="22"/>
          <w:szCs w:val="22"/>
          <w:lang w:val="en-GB" w:eastAsia="en-GB"/>
        </w:rPr>
        <w:t>dpdkinfo</w:t>
      </w:r>
      <w:r w:rsidRPr="00C61127">
        <w:rPr>
          <w:rFonts w:ascii="Arial" w:eastAsia="Times New Roman" w:hAnsi="Arial" w:cs="Arial"/>
          <w:color w:val="000000"/>
          <w:sz w:val="22"/>
          <w:szCs w:val="22"/>
          <w:lang w:val="en-GB" w:eastAsia="en-GB"/>
        </w:rPr>
        <w:t xml:space="preserve"> is proposed with Contrail. Using this tool Contrail operators can collect information about DPDK connectivity (physical NIC bond), DPDK library release, and some other statistics.</w:t>
      </w:r>
    </w:p>
    <w:p w14:paraId="6EC9CAE0" w14:textId="77777777" w:rsidR="00C61127" w:rsidRPr="00C61127" w:rsidRDefault="00C61127" w:rsidP="00C61127">
      <w:pPr>
        <w:spacing w:after="0"/>
        <w:rPr>
          <w:rFonts w:ascii="Times New Roman" w:eastAsia="Times New Roman" w:hAnsi="Times New Roman" w:cs="Times New Roman"/>
          <w:lang w:val="en-GB" w:eastAsia="en-GB"/>
        </w:rPr>
      </w:pPr>
    </w:p>
    <w:p w14:paraId="4E78D395" w14:textId="77777777" w:rsidR="00C61127" w:rsidRPr="00C61127" w:rsidRDefault="00C61127" w:rsidP="00C61127">
      <w:pPr>
        <w:spacing w:after="0"/>
        <w:rPr>
          <w:rFonts w:ascii="Times New Roman" w:eastAsia="Times New Roman" w:hAnsi="Times New Roman" w:cs="Times New Roman"/>
          <w:lang w:val="en-GB" w:eastAsia="en-GB"/>
        </w:rPr>
      </w:pPr>
      <w:r w:rsidRPr="00C61127">
        <w:rPr>
          <w:rFonts w:ascii="Arial" w:eastAsia="Times New Roman" w:hAnsi="Arial" w:cs="Arial"/>
          <w:color w:val="000000"/>
          <w:sz w:val="22"/>
          <w:szCs w:val="22"/>
          <w:lang w:val="en-GB" w:eastAsia="en-GB"/>
        </w:rPr>
        <w:t>This dpdk command must be started from “contrail-tools” environment.</w:t>
      </w:r>
    </w:p>
    <w:p w14:paraId="0C59DDAA" w14:textId="77777777" w:rsidR="00C61127" w:rsidRPr="00C61127" w:rsidRDefault="00C61127" w:rsidP="00C61127">
      <w:pPr>
        <w:spacing w:after="0"/>
        <w:rPr>
          <w:rFonts w:ascii="Times New Roman" w:eastAsia="Times New Roman" w:hAnsi="Times New Roman" w:cs="Times New Roman"/>
          <w:lang w:val="en-GB" w:eastAsia="en-GB"/>
        </w:rPr>
      </w:pPr>
    </w:p>
    <w:p w14:paraId="6E9970C3" w14:textId="77777777" w:rsidR="00C61127" w:rsidRPr="00C61127" w:rsidRDefault="00C61127" w:rsidP="00C61127">
      <w:pPr>
        <w:spacing w:after="0"/>
        <w:rPr>
          <w:rFonts w:ascii="Times New Roman" w:eastAsia="Times New Roman" w:hAnsi="Times New Roman" w:cs="Times New Roman"/>
          <w:lang w:val="en-GB" w:eastAsia="en-GB"/>
        </w:rPr>
      </w:pPr>
      <w:r w:rsidRPr="00C61127">
        <w:rPr>
          <w:rFonts w:ascii="Arial" w:eastAsia="Times New Roman" w:hAnsi="Arial" w:cs="Arial"/>
          <w:color w:val="000000"/>
          <w:sz w:val="22"/>
          <w:szCs w:val="22"/>
          <w:lang w:val="en-GB" w:eastAsia="en-GB"/>
        </w:rPr>
        <w:t>$ sudo contrail-tools</w:t>
      </w:r>
    </w:p>
    <w:p w14:paraId="0F87D6EA" w14:textId="77777777" w:rsidR="00C61127" w:rsidRPr="00C61127" w:rsidRDefault="00C61127" w:rsidP="00C61127">
      <w:pPr>
        <w:spacing w:after="0"/>
        <w:rPr>
          <w:rFonts w:ascii="Times New Roman" w:eastAsia="Times New Roman" w:hAnsi="Times New Roman" w:cs="Times New Roman"/>
          <w:lang w:val="en-GB" w:eastAsia="en-GB"/>
        </w:rPr>
      </w:pPr>
      <w:r w:rsidRPr="00C61127">
        <w:rPr>
          <w:rFonts w:ascii="Arial" w:eastAsia="Times New Roman" w:hAnsi="Arial" w:cs="Arial"/>
          <w:color w:val="000000"/>
          <w:sz w:val="22"/>
          <w:szCs w:val="22"/>
          <w:lang w:val="en-GB" w:eastAsia="en-GB"/>
        </w:rPr>
        <w:t>(contrail-tools)[root@jnprctdpdk01 /]$ dpdkinfo</w:t>
      </w:r>
    </w:p>
    <w:p w14:paraId="694C7C0A" w14:textId="77777777" w:rsidR="00C61127" w:rsidRPr="00C61127" w:rsidRDefault="00C61127" w:rsidP="00C61127">
      <w:pPr>
        <w:spacing w:after="0"/>
        <w:rPr>
          <w:rFonts w:ascii="Times New Roman" w:eastAsia="Times New Roman" w:hAnsi="Times New Roman" w:cs="Times New Roman"/>
          <w:sz w:val="22"/>
          <w:szCs w:val="22"/>
          <w:lang w:val="en-GB" w:eastAsia="en-GB"/>
        </w:rPr>
      </w:pPr>
      <w:r w:rsidRPr="00C61127">
        <w:rPr>
          <w:rFonts w:ascii="Courier New" w:eastAsia="Times New Roman" w:hAnsi="Courier New" w:cs="Courier New"/>
          <w:color w:val="000000"/>
          <w:sz w:val="20"/>
          <w:szCs w:val="20"/>
          <w:lang w:val="en-GB" w:eastAsia="en-GB"/>
        </w:rPr>
        <w:t>Usage: dpdkinfo [--help]</w:t>
      </w:r>
    </w:p>
    <w:p w14:paraId="363F6BD7" w14:textId="77777777" w:rsidR="00C61127" w:rsidRPr="00C61127" w:rsidRDefault="00C61127" w:rsidP="00C61127">
      <w:pPr>
        <w:spacing w:after="0"/>
        <w:rPr>
          <w:rFonts w:ascii="Times New Roman" w:eastAsia="Times New Roman" w:hAnsi="Times New Roman" w:cs="Times New Roman"/>
          <w:sz w:val="22"/>
          <w:szCs w:val="22"/>
          <w:lang w:val="en-GB" w:eastAsia="en-GB"/>
        </w:rPr>
      </w:pPr>
      <w:r w:rsidRPr="00C61127">
        <w:rPr>
          <w:rFonts w:ascii="Courier New" w:eastAsia="Times New Roman" w:hAnsi="Courier New" w:cs="Courier New"/>
          <w:color w:val="000000"/>
          <w:sz w:val="20"/>
          <w:szCs w:val="20"/>
          <w:lang w:val="en-GB" w:eastAsia="en-GB"/>
        </w:rPr>
        <w:t>   --version|-v                       Show DPDK Version</w:t>
      </w:r>
    </w:p>
    <w:p w14:paraId="3A18F9A3" w14:textId="77777777" w:rsidR="00C61127" w:rsidRPr="00C61127" w:rsidRDefault="00C61127" w:rsidP="00C61127">
      <w:pPr>
        <w:spacing w:after="0"/>
        <w:rPr>
          <w:rFonts w:ascii="Times New Roman" w:eastAsia="Times New Roman" w:hAnsi="Times New Roman" w:cs="Times New Roman"/>
          <w:sz w:val="22"/>
          <w:szCs w:val="22"/>
          <w:lang w:val="en-GB" w:eastAsia="en-GB"/>
        </w:rPr>
      </w:pPr>
      <w:r w:rsidRPr="00C61127">
        <w:rPr>
          <w:rFonts w:ascii="Courier New" w:eastAsia="Times New Roman" w:hAnsi="Courier New" w:cs="Courier New"/>
          <w:color w:val="000000"/>
          <w:sz w:val="20"/>
          <w:szCs w:val="20"/>
          <w:lang w:val="en-GB" w:eastAsia="en-GB"/>
        </w:rPr>
        <w:t>   --bond|-b                          Show Master/Slave bond information</w:t>
      </w:r>
    </w:p>
    <w:p w14:paraId="6B2DB695" w14:textId="77777777" w:rsidR="00C61127" w:rsidRPr="00C61127" w:rsidRDefault="00C61127" w:rsidP="00C61127">
      <w:pPr>
        <w:spacing w:after="0"/>
        <w:rPr>
          <w:rFonts w:ascii="Times New Roman" w:eastAsia="Times New Roman" w:hAnsi="Times New Roman" w:cs="Times New Roman"/>
          <w:sz w:val="22"/>
          <w:szCs w:val="22"/>
          <w:lang w:val="en-GB" w:eastAsia="en-GB"/>
        </w:rPr>
      </w:pPr>
      <w:r w:rsidRPr="00C61127">
        <w:rPr>
          <w:rFonts w:ascii="Courier New" w:eastAsia="Times New Roman" w:hAnsi="Courier New" w:cs="Courier New"/>
          <w:color w:val="000000"/>
          <w:sz w:val="20"/>
          <w:szCs w:val="20"/>
          <w:lang w:val="en-GB" w:eastAsia="en-GB"/>
        </w:rPr>
        <w:t>   --lacp|-l  &lt;all/conf&gt;              Show LACP information from DPDK</w:t>
      </w:r>
    </w:p>
    <w:p w14:paraId="53C26033" w14:textId="77777777" w:rsidR="00C61127" w:rsidRPr="00C61127" w:rsidRDefault="00C61127" w:rsidP="00C61127">
      <w:pPr>
        <w:spacing w:after="0"/>
        <w:rPr>
          <w:rFonts w:ascii="Times New Roman" w:eastAsia="Times New Roman" w:hAnsi="Times New Roman" w:cs="Times New Roman"/>
          <w:sz w:val="22"/>
          <w:szCs w:val="22"/>
          <w:lang w:val="en-GB" w:eastAsia="en-GB"/>
        </w:rPr>
      </w:pPr>
      <w:r w:rsidRPr="00C61127">
        <w:rPr>
          <w:rFonts w:ascii="Courier New" w:eastAsia="Times New Roman" w:hAnsi="Courier New" w:cs="Courier New"/>
          <w:color w:val="000000"/>
          <w:sz w:val="20"/>
          <w:szCs w:val="20"/>
          <w:lang w:val="en-GB" w:eastAsia="en-GB"/>
        </w:rPr>
        <w:t>   --mempool|-m  &lt;all/&lt;mempool-name&gt;&gt; Show Mempool information</w:t>
      </w:r>
    </w:p>
    <w:p w14:paraId="62F157EC" w14:textId="77777777" w:rsidR="00C61127" w:rsidRPr="00C61127" w:rsidRDefault="00C61127" w:rsidP="00C61127">
      <w:pPr>
        <w:spacing w:after="0"/>
        <w:rPr>
          <w:rFonts w:ascii="Times New Roman" w:eastAsia="Times New Roman" w:hAnsi="Times New Roman" w:cs="Times New Roman"/>
          <w:sz w:val="22"/>
          <w:szCs w:val="22"/>
          <w:lang w:val="en-GB" w:eastAsia="en-GB"/>
        </w:rPr>
      </w:pPr>
      <w:r w:rsidRPr="00C61127">
        <w:rPr>
          <w:rFonts w:ascii="Courier New" w:eastAsia="Times New Roman" w:hAnsi="Courier New" w:cs="Courier New"/>
          <w:color w:val="000000"/>
          <w:sz w:val="20"/>
          <w:szCs w:val="20"/>
          <w:lang w:val="en-GB" w:eastAsia="en-GB"/>
        </w:rPr>
        <w:t>   --stats|-n  &lt;eth&gt;                  Show Stats information</w:t>
      </w:r>
    </w:p>
    <w:p w14:paraId="5FC6D8F1" w14:textId="77777777" w:rsidR="00C61127" w:rsidRPr="00C61127" w:rsidRDefault="00C61127" w:rsidP="00C61127">
      <w:pPr>
        <w:spacing w:after="0"/>
        <w:rPr>
          <w:rFonts w:ascii="Times New Roman" w:eastAsia="Times New Roman" w:hAnsi="Times New Roman" w:cs="Times New Roman"/>
          <w:sz w:val="22"/>
          <w:szCs w:val="22"/>
          <w:lang w:val="en-GB" w:eastAsia="en-GB"/>
        </w:rPr>
      </w:pPr>
      <w:r w:rsidRPr="00C61127">
        <w:rPr>
          <w:rFonts w:ascii="Courier New" w:eastAsia="Times New Roman" w:hAnsi="Courier New" w:cs="Courier New"/>
          <w:color w:val="000000"/>
          <w:sz w:val="20"/>
          <w:szCs w:val="20"/>
          <w:lang w:val="en-GB" w:eastAsia="en-GB"/>
        </w:rPr>
        <w:t>   --xstats|-x   &lt; =all/ =0(Master)/ =1(Slave(0))/ =2(Slave(1))&gt;</w:t>
      </w:r>
    </w:p>
    <w:p w14:paraId="6A7D7814" w14:textId="77777777" w:rsidR="00C61127" w:rsidRPr="00C61127" w:rsidRDefault="00C61127" w:rsidP="00C61127">
      <w:pPr>
        <w:spacing w:after="0"/>
        <w:rPr>
          <w:rFonts w:ascii="Times New Roman" w:eastAsia="Times New Roman" w:hAnsi="Times New Roman" w:cs="Times New Roman"/>
          <w:sz w:val="22"/>
          <w:szCs w:val="22"/>
          <w:lang w:val="en-GB" w:eastAsia="en-GB"/>
        </w:rPr>
      </w:pPr>
      <w:r w:rsidRPr="00C61127">
        <w:rPr>
          <w:rFonts w:ascii="Courier New" w:eastAsia="Times New Roman" w:hAnsi="Courier New" w:cs="Courier New"/>
          <w:color w:val="000000"/>
          <w:sz w:val="20"/>
          <w:szCs w:val="20"/>
          <w:lang w:val="en-GB" w:eastAsia="en-GB"/>
        </w:rPr>
        <w:t>                                      Show Extended Stats information</w:t>
      </w:r>
    </w:p>
    <w:p w14:paraId="6A7491FF" w14:textId="77777777" w:rsidR="00C61127" w:rsidRPr="00C61127" w:rsidRDefault="00C61127" w:rsidP="00C61127">
      <w:pPr>
        <w:spacing w:after="0"/>
        <w:rPr>
          <w:rFonts w:ascii="Times New Roman" w:eastAsia="Times New Roman" w:hAnsi="Times New Roman" w:cs="Times New Roman"/>
          <w:sz w:val="22"/>
          <w:szCs w:val="22"/>
          <w:lang w:val="en-GB" w:eastAsia="en-GB"/>
        </w:rPr>
      </w:pPr>
      <w:r w:rsidRPr="00C61127">
        <w:rPr>
          <w:rFonts w:ascii="Courier New" w:eastAsia="Times New Roman" w:hAnsi="Courier New" w:cs="Courier New"/>
          <w:color w:val="000000"/>
          <w:sz w:val="20"/>
          <w:szCs w:val="20"/>
          <w:lang w:val="en-GB" w:eastAsia="en-GB"/>
        </w:rPr>
        <w:t>   --lcore|-c                         Show Lcore information</w:t>
      </w:r>
    </w:p>
    <w:p w14:paraId="1511D1B6" w14:textId="77777777" w:rsidR="00C61127" w:rsidRPr="00C61127" w:rsidRDefault="00C61127" w:rsidP="00C61127">
      <w:pPr>
        <w:spacing w:after="0"/>
        <w:rPr>
          <w:rFonts w:ascii="Times New Roman" w:eastAsia="Times New Roman" w:hAnsi="Times New Roman" w:cs="Times New Roman"/>
          <w:sz w:val="22"/>
          <w:szCs w:val="22"/>
          <w:lang w:val="en-GB" w:eastAsia="en-GB"/>
        </w:rPr>
      </w:pPr>
      <w:r w:rsidRPr="00C61127">
        <w:rPr>
          <w:rFonts w:ascii="Courier New" w:eastAsia="Times New Roman" w:hAnsi="Courier New" w:cs="Courier New"/>
          <w:color w:val="000000"/>
          <w:sz w:val="20"/>
          <w:szCs w:val="20"/>
          <w:lang w:val="en-GB" w:eastAsia="en-GB"/>
        </w:rPr>
        <w:t>   --app|-a                           Show App information</w:t>
      </w:r>
    </w:p>
    <w:p w14:paraId="67A6E012" w14:textId="77777777" w:rsidR="00C61127" w:rsidRPr="00C61127" w:rsidRDefault="00C61127" w:rsidP="00C61127">
      <w:pPr>
        <w:spacing w:after="0"/>
        <w:rPr>
          <w:rFonts w:ascii="Times New Roman" w:eastAsia="Times New Roman" w:hAnsi="Times New Roman" w:cs="Times New Roman"/>
          <w:sz w:val="22"/>
          <w:szCs w:val="22"/>
          <w:lang w:val="en-GB" w:eastAsia="en-GB"/>
        </w:rPr>
      </w:pPr>
      <w:r w:rsidRPr="00C61127">
        <w:rPr>
          <w:rFonts w:ascii="Courier New" w:eastAsia="Times New Roman" w:hAnsi="Courier New" w:cs="Courier New"/>
          <w:color w:val="000000"/>
          <w:sz w:val="20"/>
          <w:szCs w:val="20"/>
          <w:lang w:val="en-GB" w:eastAsia="en-GB"/>
        </w:rPr>
        <w:t>Optional: --buffsz &lt;value&gt;            Send output buffer size (less than 1000Mb)</w:t>
      </w:r>
    </w:p>
    <w:p w14:paraId="07EF1225" w14:textId="77777777" w:rsidR="00C61127" w:rsidRPr="00C61127" w:rsidRDefault="00C61127" w:rsidP="00C61127">
      <w:pPr>
        <w:spacing w:after="0"/>
        <w:rPr>
          <w:rFonts w:ascii="Times New Roman" w:eastAsia="Times New Roman" w:hAnsi="Times New Roman" w:cs="Times New Roman"/>
          <w:lang w:val="en-GB" w:eastAsia="en-GB"/>
        </w:rPr>
      </w:pPr>
    </w:p>
    <w:p w14:paraId="7997D5BA" w14:textId="77777777" w:rsidR="00C61127" w:rsidRPr="00C61127" w:rsidRDefault="00C61127" w:rsidP="00C61127">
      <w:pPr>
        <w:spacing w:after="0"/>
        <w:rPr>
          <w:rFonts w:ascii="Times New Roman" w:eastAsia="Times New Roman" w:hAnsi="Times New Roman" w:cs="Times New Roman"/>
          <w:lang w:val="en-GB" w:eastAsia="en-GB"/>
        </w:rPr>
      </w:pPr>
      <w:r w:rsidRPr="00C61127">
        <w:rPr>
          <w:rFonts w:ascii="Arial" w:eastAsia="Times New Roman" w:hAnsi="Arial" w:cs="Arial"/>
          <w:color w:val="000000"/>
          <w:sz w:val="22"/>
          <w:szCs w:val="22"/>
          <w:lang w:val="en-GB" w:eastAsia="en-GB"/>
        </w:rPr>
        <w:t>This is also possible to run dpdkinfo command directly from Linux OS, using following syntax:</w:t>
      </w:r>
    </w:p>
    <w:p w14:paraId="50EF3AED" w14:textId="77777777" w:rsidR="00C61127" w:rsidRPr="00C61127" w:rsidRDefault="00C61127" w:rsidP="00C61127">
      <w:pPr>
        <w:spacing w:after="0"/>
        <w:rPr>
          <w:rFonts w:ascii="Times New Roman" w:eastAsia="Times New Roman" w:hAnsi="Times New Roman" w:cs="Times New Roman"/>
          <w:lang w:val="en-GB" w:eastAsia="en-GB"/>
        </w:rPr>
      </w:pPr>
      <w:r w:rsidRPr="00C61127">
        <w:rPr>
          <w:rFonts w:ascii="Arial" w:eastAsia="Times New Roman" w:hAnsi="Arial" w:cs="Arial"/>
          <w:color w:val="000000"/>
          <w:sz w:val="22"/>
          <w:szCs w:val="22"/>
          <w:lang w:val="en-GB" w:eastAsia="en-GB"/>
        </w:rPr>
        <w:t>$ sudo contrail-tools dpdkinfo</w:t>
      </w:r>
    </w:p>
    <w:p w14:paraId="5356ACB6" w14:textId="1A05AA6A" w:rsidR="00C61127" w:rsidRDefault="00C61127" w:rsidP="009C7DEB">
      <w:pPr>
        <w:pStyle w:val="BodyText"/>
        <w:spacing w:before="0" w:after="0"/>
      </w:pPr>
    </w:p>
    <w:p w14:paraId="66675F40" w14:textId="696DD22A" w:rsidR="00C61127" w:rsidRDefault="00C61127" w:rsidP="009C7DEB">
      <w:pPr>
        <w:pStyle w:val="BodyText"/>
        <w:spacing w:before="0" w:after="0"/>
      </w:pPr>
      <w:r>
        <w:lastRenderedPageBreak/>
        <w:t>Lots of information, but not only, that are present in DPDK log files are displayed in an easiest way.</w:t>
      </w:r>
    </w:p>
    <w:p w14:paraId="35247CA9" w14:textId="77777777" w:rsidR="00C61127" w:rsidRDefault="00C61127" w:rsidP="009C7DEB">
      <w:pPr>
        <w:pStyle w:val="BodyText"/>
        <w:spacing w:before="0" w:after="0"/>
      </w:pPr>
    </w:p>
    <w:p w14:paraId="41DB3BE3" w14:textId="0B2AB2B8" w:rsidR="009C7DEB" w:rsidRDefault="009C7DEB" w:rsidP="009C7DEB">
      <w:pPr>
        <w:pStyle w:val="Heading2"/>
      </w:pPr>
      <w:bookmarkStart w:id="21" w:name="_Toc51175623"/>
      <w:r>
        <w:t>Hugepages Memory</w:t>
      </w:r>
      <w:bookmarkEnd w:id="21"/>
    </w:p>
    <w:p w14:paraId="0016F4F8" w14:textId="58895E93" w:rsidR="00D24AAD" w:rsidRDefault="00D24AAD" w:rsidP="00D24AAD">
      <w:pPr>
        <w:pStyle w:val="BodyText"/>
        <w:spacing w:before="0" w:after="0"/>
      </w:pPr>
      <w:r>
        <w:t>Huge pages memory is an important piece of DPDK vrouter. We have to take care that enough hugepages are configured on the system and that free hugepages are still available for a new need.</w:t>
      </w:r>
    </w:p>
    <w:p w14:paraId="28FE2524" w14:textId="77777777" w:rsidR="00D24AAD" w:rsidRDefault="00D24AAD" w:rsidP="00D24AAD">
      <w:pPr>
        <w:pStyle w:val="BodyText"/>
        <w:spacing w:before="0" w:after="0"/>
      </w:pPr>
    </w:p>
    <w:p w14:paraId="3AEFEE8B" w14:textId="479DCF5D" w:rsidR="00D24AAD" w:rsidRDefault="00D24AAD" w:rsidP="00D24AAD">
      <w:r>
        <w:t>Several hugepages sizes can be configured onto the Compute node. In order to check the number of allocated and free hugepages for each numa node can be retrieved from /sys filesystem. With following commands we can retrieve the number of 2MB and 1GB configured and free hugepages on each numa node (numa0 and numa1):</w:t>
      </w:r>
    </w:p>
    <w:p w14:paraId="5803A3A7" w14:textId="77777777" w:rsidR="00D24AAD" w:rsidRPr="00D24AAD" w:rsidRDefault="00D24AAD" w:rsidP="00D24AAD">
      <w:pPr>
        <w:widowControl w:val="0"/>
        <w:spacing w:after="60"/>
        <w:rPr>
          <w:rFonts w:ascii="Arial Narrow" w:eastAsia="Calibri" w:hAnsi="Arial Narrow" w:cs="Calibri"/>
          <w:highlight w:val="white"/>
        </w:rPr>
      </w:pPr>
      <w:r w:rsidRPr="00D24AAD">
        <w:rPr>
          <w:rFonts w:ascii="Arial Narrow" w:eastAsia="Calibri" w:hAnsi="Arial Narrow" w:cs="Calibri"/>
          <w:highlight w:val="white"/>
        </w:rPr>
        <w:t># cat /sys/devices/system/node/node0/hugepages/hugepages-2048kB/nr_hugepages</w:t>
      </w:r>
    </w:p>
    <w:p w14:paraId="1EAA2047" w14:textId="77777777" w:rsidR="00D24AAD" w:rsidRPr="00D24AAD" w:rsidRDefault="00D24AAD" w:rsidP="00D24AAD">
      <w:pPr>
        <w:widowControl w:val="0"/>
        <w:spacing w:after="60"/>
        <w:rPr>
          <w:rFonts w:ascii="Arial Narrow" w:eastAsia="Calibri" w:hAnsi="Arial Narrow" w:cs="Calibri"/>
          <w:highlight w:val="white"/>
        </w:rPr>
      </w:pPr>
      <w:r w:rsidRPr="00D24AAD">
        <w:rPr>
          <w:rFonts w:ascii="Arial Narrow" w:eastAsia="Calibri" w:hAnsi="Arial Narrow" w:cs="Calibri"/>
          <w:highlight w:val="white"/>
        </w:rPr>
        <w:t># cat /sys/devices/system/node/node0/hugepages/hugepages-2048kB/free_hugepages</w:t>
      </w:r>
    </w:p>
    <w:p w14:paraId="7FA4F8C4" w14:textId="77777777" w:rsidR="00D24AAD" w:rsidRPr="00D24AAD" w:rsidRDefault="00D24AAD" w:rsidP="00D24AAD">
      <w:pPr>
        <w:widowControl w:val="0"/>
        <w:spacing w:after="60"/>
        <w:rPr>
          <w:rFonts w:ascii="Arial Narrow" w:eastAsia="Calibri" w:hAnsi="Arial Narrow" w:cs="Calibri"/>
          <w:highlight w:val="white"/>
        </w:rPr>
      </w:pPr>
      <w:r w:rsidRPr="00D24AAD">
        <w:rPr>
          <w:rFonts w:ascii="Arial Narrow" w:eastAsia="Calibri" w:hAnsi="Arial Narrow" w:cs="Calibri"/>
          <w:highlight w:val="white"/>
        </w:rPr>
        <w:t># cat /sys/devices/system/node/node0/hugepages/hugepages-1048576kB/nr_hugepages</w:t>
      </w:r>
    </w:p>
    <w:p w14:paraId="76E86126" w14:textId="77777777" w:rsidR="00D24AAD" w:rsidRPr="00D24AAD" w:rsidRDefault="00D24AAD" w:rsidP="00D24AAD">
      <w:pPr>
        <w:widowControl w:val="0"/>
        <w:spacing w:after="60"/>
        <w:rPr>
          <w:rFonts w:ascii="Arial Narrow" w:eastAsia="Calibri" w:hAnsi="Arial Narrow" w:cs="Calibri"/>
          <w:highlight w:val="white"/>
        </w:rPr>
      </w:pPr>
      <w:r w:rsidRPr="00D24AAD">
        <w:rPr>
          <w:rFonts w:ascii="Arial Narrow" w:eastAsia="Calibri" w:hAnsi="Arial Narrow" w:cs="Calibri"/>
          <w:highlight w:val="white"/>
        </w:rPr>
        <w:t># cat /sys/devices/system/node/node0/hugepages/hugepages-1048576kB/free_hugepages</w:t>
      </w:r>
    </w:p>
    <w:p w14:paraId="4BE3E903" w14:textId="77777777" w:rsidR="00D24AAD" w:rsidRPr="00D24AAD" w:rsidRDefault="00D24AAD" w:rsidP="00D24AAD">
      <w:pPr>
        <w:widowControl w:val="0"/>
        <w:spacing w:after="60"/>
        <w:rPr>
          <w:rFonts w:ascii="Arial Narrow" w:eastAsia="Calibri" w:hAnsi="Arial Narrow" w:cs="Calibri"/>
          <w:highlight w:val="white"/>
        </w:rPr>
      </w:pPr>
      <w:r w:rsidRPr="00D24AAD">
        <w:rPr>
          <w:rFonts w:ascii="Arial Narrow" w:eastAsia="Calibri" w:hAnsi="Arial Narrow" w:cs="Calibri"/>
          <w:highlight w:val="white"/>
        </w:rPr>
        <w:t># cat /sys/devices/system/node/node1/hugepages/hugepages-2048kB/nr_hugepages</w:t>
      </w:r>
    </w:p>
    <w:p w14:paraId="016EFBD3" w14:textId="77777777" w:rsidR="00D24AAD" w:rsidRPr="00D24AAD" w:rsidRDefault="00D24AAD" w:rsidP="00D24AAD">
      <w:pPr>
        <w:widowControl w:val="0"/>
        <w:spacing w:after="60"/>
        <w:rPr>
          <w:rFonts w:ascii="Arial Narrow" w:eastAsia="Calibri" w:hAnsi="Arial Narrow" w:cs="Calibri"/>
          <w:highlight w:val="white"/>
        </w:rPr>
      </w:pPr>
      <w:r w:rsidRPr="00D24AAD">
        <w:rPr>
          <w:rFonts w:ascii="Arial Narrow" w:eastAsia="Calibri" w:hAnsi="Arial Narrow" w:cs="Calibri"/>
          <w:highlight w:val="white"/>
        </w:rPr>
        <w:t># cat /sys/devices/system/node/node1/hugepages/hugepages-2048kB/free_hugepages</w:t>
      </w:r>
    </w:p>
    <w:p w14:paraId="19BF7810" w14:textId="77777777" w:rsidR="00D24AAD" w:rsidRPr="00D24AAD" w:rsidRDefault="00D24AAD" w:rsidP="00D24AAD">
      <w:pPr>
        <w:widowControl w:val="0"/>
        <w:spacing w:after="60"/>
        <w:rPr>
          <w:rFonts w:ascii="Arial Narrow" w:eastAsia="Calibri" w:hAnsi="Arial Narrow" w:cs="Calibri"/>
          <w:highlight w:val="white"/>
        </w:rPr>
      </w:pPr>
      <w:r w:rsidRPr="00D24AAD">
        <w:rPr>
          <w:rFonts w:ascii="Arial Narrow" w:eastAsia="Calibri" w:hAnsi="Arial Narrow" w:cs="Calibri"/>
          <w:highlight w:val="white"/>
        </w:rPr>
        <w:t># cat /sys/devices/system/node/node1/hugepages/hugepages-1048576kB/nr_hugepages</w:t>
      </w:r>
    </w:p>
    <w:p w14:paraId="3C4C7551" w14:textId="616DD04F" w:rsidR="00D24AAD" w:rsidRDefault="00D24AAD" w:rsidP="00D24AAD">
      <w:r w:rsidRPr="00D24AAD">
        <w:rPr>
          <w:rFonts w:ascii="Arial Narrow" w:eastAsia="Calibri" w:hAnsi="Arial Narrow" w:cs="Calibri"/>
          <w:highlight w:val="white"/>
        </w:rPr>
        <w:t># cat /sys/devices/system/node/node1/hugepages/hugepages-1048576kB/free_hugepages</w:t>
      </w:r>
    </w:p>
    <w:p w14:paraId="5F321E9A" w14:textId="2923587B" w:rsidR="00D24AAD" w:rsidRDefault="00D24AAD" w:rsidP="00BF6D26">
      <w:pPr>
        <w:spacing w:after="0"/>
      </w:pPr>
      <w:r>
        <w:t>It’s also interesting to have a look onto</w:t>
      </w:r>
      <w:r w:rsidR="00BF6D26">
        <w:t xml:space="preserve"> the</w:t>
      </w:r>
      <w:r>
        <w:t xml:space="preserve"> hugetblfs mountpoint which is used by Contrail vRouter to get access to hugepages:</w:t>
      </w:r>
    </w:p>
    <w:p w14:paraId="2EB51D0A" w14:textId="77777777" w:rsidR="00BF6D26" w:rsidRDefault="00BF6D26" w:rsidP="00BF6D26">
      <w:pPr>
        <w:spacing w:after="0"/>
      </w:pPr>
    </w:p>
    <w:p w14:paraId="5C7A19B8" w14:textId="0F669933" w:rsidR="00D24AAD" w:rsidRPr="00D24AAD" w:rsidRDefault="00D24AAD" w:rsidP="00BF6D26">
      <w:pPr>
        <w:spacing w:after="0"/>
        <w:rPr>
          <w:rFonts w:ascii="Arial Narrow" w:hAnsi="Arial Narrow"/>
        </w:rPr>
      </w:pPr>
      <w:r w:rsidRPr="00D24AAD">
        <w:rPr>
          <w:rFonts w:ascii="Arial Narrow" w:hAnsi="Arial Narrow"/>
        </w:rPr>
        <w:t xml:space="preserve">$ grep </w:t>
      </w:r>
      <w:r w:rsidRPr="00D24AAD">
        <w:rPr>
          <w:rFonts w:ascii="Arial Narrow" w:eastAsia="Courier New" w:hAnsi="Arial Narrow" w:cs="Courier New"/>
        </w:rPr>
        <w:t>hugetlbfs</w:t>
      </w:r>
      <w:r w:rsidRPr="00D24AAD">
        <w:rPr>
          <w:rFonts w:ascii="Arial Narrow" w:hAnsi="Arial Narrow"/>
        </w:rPr>
        <w:t xml:space="preserve"> /etc/fstab</w:t>
      </w:r>
    </w:p>
    <w:p w14:paraId="5A277B7D" w14:textId="11563AB5" w:rsidR="00D24AAD" w:rsidRPr="00D24AAD" w:rsidRDefault="00D24AAD" w:rsidP="00BF6D26">
      <w:pPr>
        <w:spacing w:after="0"/>
        <w:rPr>
          <w:rFonts w:ascii="Arial Narrow" w:eastAsia="Arial" w:hAnsi="Arial Narrow" w:cs="Arial"/>
        </w:rPr>
      </w:pPr>
      <w:r w:rsidRPr="00D24AAD">
        <w:rPr>
          <w:rFonts w:ascii="Arial Narrow" w:eastAsia="Courier New" w:hAnsi="Arial Narrow" w:cs="Courier New"/>
        </w:rPr>
        <w:t>hugetlbfs on /dev/hugepages type hugetlbfs (rw,relatime,seclabel,pagesize=1G)</w:t>
      </w:r>
    </w:p>
    <w:p w14:paraId="6E451004" w14:textId="77777777" w:rsidR="00D24AAD" w:rsidRDefault="00D24AAD" w:rsidP="00BF6D26">
      <w:pPr>
        <w:spacing w:after="0"/>
        <w:rPr>
          <w:color w:val="333333"/>
          <w:highlight w:val="white"/>
        </w:rPr>
      </w:pPr>
    </w:p>
    <w:p w14:paraId="37B94154" w14:textId="72973DA4" w:rsidR="00D24AAD" w:rsidRPr="00D24AAD" w:rsidRDefault="00D24AAD" w:rsidP="00BF6D26">
      <w:pPr>
        <w:spacing w:after="0"/>
        <w:rPr>
          <w:rFonts w:ascii="Arial Narrow" w:hAnsi="Arial Narrow"/>
          <w:color w:val="333333"/>
          <w:highlight w:val="white"/>
        </w:rPr>
      </w:pPr>
      <w:r w:rsidRPr="00D24AAD">
        <w:rPr>
          <w:rFonts w:ascii="Arial Narrow" w:hAnsi="Arial Narrow"/>
          <w:color w:val="333333"/>
          <w:highlight w:val="white"/>
        </w:rPr>
        <w:t>$ cat /proc/mounts | grep hugepage</w:t>
      </w:r>
    </w:p>
    <w:p w14:paraId="7129E68B" w14:textId="590C01F7" w:rsidR="00D24AAD" w:rsidRPr="00D24AAD" w:rsidRDefault="00D24AAD" w:rsidP="00BF6D26">
      <w:pPr>
        <w:spacing w:after="0"/>
        <w:rPr>
          <w:rFonts w:ascii="Arial Narrow" w:hAnsi="Arial Narrow"/>
        </w:rPr>
      </w:pPr>
      <w:r w:rsidRPr="00D24AAD">
        <w:rPr>
          <w:rFonts w:ascii="Arial Narrow" w:hAnsi="Arial Narrow"/>
          <w:color w:val="333333"/>
          <w:highlight w:val="white"/>
        </w:rPr>
        <w:t>hugetlbfs /dev/hugepages hugetlbfs rw,seclabel,relatime,pagesize=1G 0 0</w:t>
      </w:r>
    </w:p>
    <w:p w14:paraId="737F6C7A" w14:textId="14D379CE" w:rsidR="00D24AAD" w:rsidRDefault="00D24AAD" w:rsidP="00D24AAD">
      <w:pPr>
        <w:pStyle w:val="BodyText"/>
        <w:spacing w:before="0" w:after="0"/>
      </w:pPr>
    </w:p>
    <w:p w14:paraId="0FF4A2D0" w14:textId="3716CA46" w:rsidR="00BF6D26" w:rsidRDefault="00BF6D26" w:rsidP="00D24AAD">
      <w:pPr>
        <w:pStyle w:val="BodyText"/>
        <w:spacing w:before="0" w:after="0"/>
      </w:pPr>
    </w:p>
    <w:p w14:paraId="005AA890" w14:textId="342822E0" w:rsidR="00BF6D26" w:rsidRDefault="00BF6D26" w:rsidP="00D24AAD">
      <w:pPr>
        <w:pStyle w:val="BodyText"/>
        <w:spacing w:before="0" w:after="0"/>
      </w:pPr>
      <w:r>
        <w:t>Contrail vRouter is</w:t>
      </w:r>
      <w:r w:rsidR="002359D0">
        <w:t xml:space="preserve"> only</w:t>
      </w:r>
      <w:r>
        <w:t xml:space="preserve"> using hugepage having all the same size. The hugepage size to be used by the vrouter is:</w:t>
      </w:r>
    </w:p>
    <w:p w14:paraId="71FC9536" w14:textId="77777777" w:rsidR="00BF6D26" w:rsidRDefault="00BF6D26" w:rsidP="003B50E2">
      <w:pPr>
        <w:pStyle w:val="BodyText"/>
        <w:numPr>
          <w:ilvl w:val="0"/>
          <w:numId w:val="7"/>
        </w:numPr>
        <w:spacing w:before="0" w:after="0"/>
      </w:pPr>
      <w:r>
        <w:t>2MB: if no pagesize information is given into hugetblfs</w:t>
      </w:r>
    </w:p>
    <w:p w14:paraId="0ECD53EE" w14:textId="4E29466A" w:rsidR="00BF6D26" w:rsidRDefault="00BF6D26" w:rsidP="003B50E2">
      <w:pPr>
        <w:pStyle w:val="BodyText"/>
        <w:numPr>
          <w:ilvl w:val="0"/>
          <w:numId w:val="7"/>
        </w:numPr>
        <w:spacing w:before="0" w:after="0"/>
      </w:pPr>
      <w:r>
        <w:t xml:space="preserve">Specific: </w:t>
      </w:r>
      <w:r w:rsidR="002359D0">
        <w:t>i</w:t>
      </w:r>
      <w:r>
        <w:t>f a pagesize information is given into hugetblfs</w:t>
      </w:r>
    </w:p>
    <w:p w14:paraId="76361C93" w14:textId="3E6070C8" w:rsidR="00BF6D26" w:rsidRDefault="00BF6D26" w:rsidP="00D24AAD">
      <w:pPr>
        <w:pStyle w:val="BodyText"/>
        <w:spacing w:before="0" w:after="0"/>
      </w:pPr>
    </w:p>
    <w:p w14:paraId="51A0E3B4" w14:textId="75B328AC" w:rsidR="00BF6D26" w:rsidRDefault="00BF6D26" w:rsidP="00D24AAD">
      <w:pPr>
        <w:pStyle w:val="BodyText"/>
        <w:spacing w:before="0" w:after="0"/>
      </w:pPr>
      <w:r>
        <w:t>If not enough hugepages are available with size specified by the hugetblfs mountpoint (2MB or specific), the vrouter startup will fail to start.</w:t>
      </w:r>
    </w:p>
    <w:p w14:paraId="1FC55438" w14:textId="370E4414" w:rsidR="00BF6D26" w:rsidRPr="00D24AAD" w:rsidRDefault="00BF6D26" w:rsidP="00D24AAD">
      <w:pPr>
        <w:pStyle w:val="BodyText"/>
        <w:spacing w:before="0" w:after="0"/>
      </w:pPr>
    </w:p>
    <w:sectPr w:rsidR="00BF6D26" w:rsidRPr="00D24AAD" w:rsidSect="00236B60">
      <w:headerReference w:type="even" r:id="rId14"/>
      <w:headerReference w:type="default" r:id="rId15"/>
      <w:footerReference w:type="even" r:id="rId16"/>
      <w:footerReference w:type="default" r:id="rId17"/>
      <w:headerReference w:type="first" r:id="rId18"/>
      <w:footerReference w:type="firs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647481" w14:textId="77777777" w:rsidR="00251D64" w:rsidRDefault="00251D64" w:rsidP="00C72237">
      <w:pPr>
        <w:spacing w:after="0"/>
      </w:pPr>
      <w:r>
        <w:separator/>
      </w:r>
    </w:p>
  </w:endnote>
  <w:endnote w:type="continuationSeparator" w:id="0">
    <w:p w14:paraId="34A5F24B" w14:textId="77777777" w:rsidR="00251D64" w:rsidRDefault="00251D64" w:rsidP="00C722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Gotham Narrow Light">
    <w:altName w:val="Tahoma"/>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86B042" w14:textId="77777777" w:rsidR="004750BC" w:rsidRDefault="004750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584DB" w14:textId="4F90F255" w:rsidR="00C91B36" w:rsidRDefault="00C91B36">
    <w:pPr>
      <w:pStyle w:val="Footer"/>
    </w:pPr>
    <w:r>
      <w:rPr>
        <w:noProof/>
      </w:rPr>
      <mc:AlternateContent>
        <mc:Choice Requires="wps">
          <w:drawing>
            <wp:anchor distT="0" distB="0" distL="114300" distR="114300" simplePos="0" relativeHeight="251659264" behindDoc="0" locked="0" layoutInCell="0" allowOverlap="1" wp14:anchorId="06AD7F99" wp14:editId="535DB23D">
              <wp:simplePos x="0" y="0"/>
              <wp:positionH relativeFrom="page">
                <wp:posOffset>0</wp:posOffset>
              </wp:positionH>
              <wp:positionV relativeFrom="page">
                <wp:posOffset>10227945</wp:posOffset>
              </wp:positionV>
              <wp:extent cx="7560310" cy="273050"/>
              <wp:effectExtent l="0" t="0" r="0" b="12700"/>
              <wp:wrapNone/>
              <wp:docPr id="1" name="MSIPCM85b5468b997f099521769e9a" descr="{&quot;HashCode&quot;:817091896,&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257CE62" w14:textId="6B46C0EC" w:rsidR="00C91B36" w:rsidRPr="00C72237" w:rsidRDefault="00C91B36" w:rsidP="00C72237">
                          <w:pPr>
                            <w:spacing w:after="0"/>
                            <w:jc w:val="center"/>
                            <w:rPr>
                              <w:rFonts w:ascii="Calibri" w:hAnsi="Calibri" w:cs="Calibri"/>
                              <w:color w:val="000000"/>
                              <w:sz w:val="14"/>
                            </w:rPr>
                          </w:pPr>
                          <w:r w:rsidRPr="00C72237">
                            <w:rPr>
                              <w:rFonts w:ascii="Calibri" w:hAnsi="Calibri" w:cs="Calibri"/>
                              <w:color w:val="000000"/>
                              <w:sz w:val="14"/>
                            </w:rPr>
                            <w:t>Juniper Business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type w14:anchorId="06AD7F99" id="_x0000_t202" coordsize="21600,21600" o:spt="202" path="m,l,21600r21600,l21600,xe">
              <v:stroke joinstyle="miter"/>
              <v:path gradientshapeok="t" o:connecttype="rect"/>
            </v:shapetype>
            <v:shape id="MSIPCM85b5468b997f099521769e9a" o:spid="_x0000_s1026" type="#_x0000_t202" alt="{&quot;HashCode&quot;:817091896,&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" o:allowincell="f" filled="f" stroked="f" strokeweight=".5pt">
              <v:textbox inset=",0,,0">
                <w:txbxContent>
                  <w:p w14:paraId="3257CE62" w14:textId="6B46C0EC" w:rsidR="00C91B36" w:rsidRPr="00C72237" w:rsidRDefault="00C91B36" w:rsidP="00C72237">
                    <w:pPr>
                      <w:spacing w:after="0"/>
                      <w:jc w:val="center"/>
                      <w:rPr>
                        <w:rFonts w:ascii="Calibri" w:hAnsi="Calibri" w:cs="Calibri"/>
                        <w:color w:val="000000"/>
                        <w:sz w:val="14"/>
                      </w:rPr>
                    </w:pPr>
                    <w:r w:rsidRPr="00C72237">
                      <w:rPr>
                        <w:rFonts w:ascii="Calibri" w:hAnsi="Calibri" w:cs="Calibri"/>
                        <w:color w:val="000000"/>
                        <w:sz w:val="14"/>
                      </w:rPr>
                      <w:t>Juniper Business Use Only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14EC5" w14:textId="77777777" w:rsidR="004750BC" w:rsidRDefault="004750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E2A66D" w14:textId="77777777" w:rsidR="00251D64" w:rsidRDefault="00251D64" w:rsidP="00C72237">
      <w:pPr>
        <w:spacing w:after="0"/>
      </w:pPr>
      <w:r>
        <w:separator/>
      </w:r>
    </w:p>
  </w:footnote>
  <w:footnote w:type="continuationSeparator" w:id="0">
    <w:p w14:paraId="474AAB4E" w14:textId="77777777" w:rsidR="00251D64" w:rsidRDefault="00251D64" w:rsidP="00C7223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CC3DB" w14:textId="77777777" w:rsidR="004750BC" w:rsidRDefault="004750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3ADD2" w14:textId="77777777" w:rsidR="004750BC" w:rsidRDefault="004750B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6E195" w14:textId="77777777" w:rsidR="004750BC" w:rsidRDefault="004750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91436"/>
    <w:multiLevelType w:val="hybridMultilevel"/>
    <w:tmpl w:val="43A0A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A1339C"/>
    <w:multiLevelType w:val="hybridMultilevel"/>
    <w:tmpl w:val="40F2CF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155D7D"/>
    <w:multiLevelType w:val="hybridMultilevel"/>
    <w:tmpl w:val="ACE8DE9E"/>
    <w:lvl w:ilvl="0" w:tplc="98A47AF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BE209F"/>
    <w:multiLevelType w:val="hybridMultilevel"/>
    <w:tmpl w:val="3B4AF9EE"/>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D42C55"/>
    <w:multiLevelType w:val="hybridMultilevel"/>
    <w:tmpl w:val="0040E43C"/>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D774C85"/>
    <w:multiLevelType w:val="hybridMultilevel"/>
    <w:tmpl w:val="418856A4"/>
    <w:lvl w:ilvl="0" w:tplc="98A47AF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B56DE0"/>
    <w:multiLevelType w:val="multilevel"/>
    <w:tmpl w:val="E54AC7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69F1149E"/>
    <w:multiLevelType w:val="multilevel"/>
    <w:tmpl w:val="67F824A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793113FB"/>
    <w:multiLevelType w:val="hybridMultilevel"/>
    <w:tmpl w:val="7FC87D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7010E5"/>
    <w:multiLevelType w:val="hybridMultilevel"/>
    <w:tmpl w:val="C82EF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9A2A71"/>
    <w:multiLevelType w:val="hybridMultilevel"/>
    <w:tmpl w:val="3516F12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4"/>
  </w:num>
  <w:num w:numId="4">
    <w:abstractNumId w:val="8"/>
  </w:num>
  <w:num w:numId="5">
    <w:abstractNumId w:val="10"/>
  </w:num>
  <w:num w:numId="6">
    <w:abstractNumId w:val="6"/>
  </w:num>
  <w:num w:numId="7">
    <w:abstractNumId w:val="5"/>
  </w:num>
  <w:num w:numId="8">
    <w:abstractNumId w:val="2"/>
  </w:num>
  <w:num w:numId="9">
    <w:abstractNumId w:val="1"/>
  </w:num>
  <w:num w:numId="10">
    <w:abstractNumId w:val="0"/>
  </w:num>
  <w:num w:numId="11">
    <w:abstractNumId w:val="9"/>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ing Song">
    <w15:presenceInfo w15:providerId="AD" w15:userId="S::pings@juniper.net::39a4b0a8-19cf-4625-92f1-55c5cbb30c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trackRevisions/>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B13"/>
    <w:rsid w:val="00002494"/>
    <w:rsid w:val="00015AAF"/>
    <w:rsid w:val="00016544"/>
    <w:rsid w:val="00023D41"/>
    <w:rsid w:val="00030B7C"/>
    <w:rsid w:val="00033A5E"/>
    <w:rsid w:val="00042075"/>
    <w:rsid w:val="000672EA"/>
    <w:rsid w:val="00067FA4"/>
    <w:rsid w:val="0008160A"/>
    <w:rsid w:val="00090C19"/>
    <w:rsid w:val="00096FAE"/>
    <w:rsid w:val="000A5740"/>
    <w:rsid w:val="000B424A"/>
    <w:rsid w:val="000C0D4B"/>
    <w:rsid w:val="000D27D2"/>
    <w:rsid w:val="000F047E"/>
    <w:rsid w:val="001107B1"/>
    <w:rsid w:val="00114DC4"/>
    <w:rsid w:val="00122068"/>
    <w:rsid w:val="00123016"/>
    <w:rsid w:val="0014718A"/>
    <w:rsid w:val="00150508"/>
    <w:rsid w:val="00183412"/>
    <w:rsid w:val="001901EF"/>
    <w:rsid w:val="00193F73"/>
    <w:rsid w:val="001A57D6"/>
    <w:rsid w:val="001A75C1"/>
    <w:rsid w:val="001B1540"/>
    <w:rsid w:val="001B346A"/>
    <w:rsid w:val="001B514C"/>
    <w:rsid w:val="001B789F"/>
    <w:rsid w:val="001C5E29"/>
    <w:rsid w:val="001D6FD5"/>
    <w:rsid w:val="001E4D25"/>
    <w:rsid w:val="001F2E7E"/>
    <w:rsid w:val="001F58B3"/>
    <w:rsid w:val="002049F5"/>
    <w:rsid w:val="002078A0"/>
    <w:rsid w:val="0021708F"/>
    <w:rsid w:val="00224455"/>
    <w:rsid w:val="0022630E"/>
    <w:rsid w:val="002343A7"/>
    <w:rsid w:val="002349D0"/>
    <w:rsid w:val="002359D0"/>
    <w:rsid w:val="002365FC"/>
    <w:rsid w:val="00236B60"/>
    <w:rsid w:val="00237AC9"/>
    <w:rsid w:val="00242B6A"/>
    <w:rsid w:val="00251D64"/>
    <w:rsid w:val="00260C30"/>
    <w:rsid w:val="002636E5"/>
    <w:rsid w:val="002659FB"/>
    <w:rsid w:val="00273339"/>
    <w:rsid w:val="00280A28"/>
    <w:rsid w:val="00286049"/>
    <w:rsid w:val="00287BEF"/>
    <w:rsid w:val="00287DBC"/>
    <w:rsid w:val="002A25DA"/>
    <w:rsid w:val="002C0507"/>
    <w:rsid w:val="002C168E"/>
    <w:rsid w:val="002C2160"/>
    <w:rsid w:val="002C6744"/>
    <w:rsid w:val="002C71DB"/>
    <w:rsid w:val="002D5BAD"/>
    <w:rsid w:val="002E15A1"/>
    <w:rsid w:val="002E366D"/>
    <w:rsid w:val="002E7A94"/>
    <w:rsid w:val="002F6ACD"/>
    <w:rsid w:val="0030418E"/>
    <w:rsid w:val="003060CD"/>
    <w:rsid w:val="00310E2E"/>
    <w:rsid w:val="0031136E"/>
    <w:rsid w:val="00315A5E"/>
    <w:rsid w:val="00322C97"/>
    <w:rsid w:val="00326F9A"/>
    <w:rsid w:val="0033155E"/>
    <w:rsid w:val="00334651"/>
    <w:rsid w:val="003446EC"/>
    <w:rsid w:val="003464F2"/>
    <w:rsid w:val="0035535C"/>
    <w:rsid w:val="00357784"/>
    <w:rsid w:val="00357C9B"/>
    <w:rsid w:val="00360A21"/>
    <w:rsid w:val="0038245A"/>
    <w:rsid w:val="003947CB"/>
    <w:rsid w:val="00395727"/>
    <w:rsid w:val="003A0183"/>
    <w:rsid w:val="003C1B13"/>
    <w:rsid w:val="003E3808"/>
    <w:rsid w:val="003F6F45"/>
    <w:rsid w:val="00412CFE"/>
    <w:rsid w:val="00413892"/>
    <w:rsid w:val="00420DD2"/>
    <w:rsid w:val="0042747E"/>
    <w:rsid w:val="00437436"/>
    <w:rsid w:val="00442283"/>
    <w:rsid w:val="00444D45"/>
    <w:rsid w:val="00447E44"/>
    <w:rsid w:val="00456307"/>
    <w:rsid w:val="004750BC"/>
    <w:rsid w:val="004810B1"/>
    <w:rsid w:val="0048130B"/>
    <w:rsid w:val="004845DF"/>
    <w:rsid w:val="004862AD"/>
    <w:rsid w:val="0048638C"/>
    <w:rsid w:val="0049465A"/>
    <w:rsid w:val="004A5E30"/>
    <w:rsid w:val="004A78AF"/>
    <w:rsid w:val="004B2649"/>
    <w:rsid w:val="004B77F6"/>
    <w:rsid w:val="004C53BA"/>
    <w:rsid w:val="004D0E72"/>
    <w:rsid w:val="004E1C77"/>
    <w:rsid w:val="004E7BA8"/>
    <w:rsid w:val="004F1C64"/>
    <w:rsid w:val="004F31B3"/>
    <w:rsid w:val="004F6CC7"/>
    <w:rsid w:val="00500C0C"/>
    <w:rsid w:val="00503051"/>
    <w:rsid w:val="00505122"/>
    <w:rsid w:val="00507557"/>
    <w:rsid w:val="00512043"/>
    <w:rsid w:val="00512F99"/>
    <w:rsid w:val="005148FA"/>
    <w:rsid w:val="00516366"/>
    <w:rsid w:val="00532586"/>
    <w:rsid w:val="005649CE"/>
    <w:rsid w:val="00574492"/>
    <w:rsid w:val="00584681"/>
    <w:rsid w:val="005927EA"/>
    <w:rsid w:val="005A32C6"/>
    <w:rsid w:val="005A7DB1"/>
    <w:rsid w:val="005B449D"/>
    <w:rsid w:val="005B691A"/>
    <w:rsid w:val="005D559E"/>
    <w:rsid w:val="005E38D3"/>
    <w:rsid w:val="005F045A"/>
    <w:rsid w:val="0061169F"/>
    <w:rsid w:val="0062299B"/>
    <w:rsid w:val="006309BD"/>
    <w:rsid w:val="00630CE4"/>
    <w:rsid w:val="00647FD7"/>
    <w:rsid w:val="006517A1"/>
    <w:rsid w:val="00651882"/>
    <w:rsid w:val="006531AC"/>
    <w:rsid w:val="00653598"/>
    <w:rsid w:val="00654330"/>
    <w:rsid w:val="006726BE"/>
    <w:rsid w:val="0067303F"/>
    <w:rsid w:val="00674DA7"/>
    <w:rsid w:val="00674DED"/>
    <w:rsid w:val="00676850"/>
    <w:rsid w:val="006801BB"/>
    <w:rsid w:val="006A5E57"/>
    <w:rsid w:val="006B50B9"/>
    <w:rsid w:val="006B6259"/>
    <w:rsid w:val="006C258C"/>
    <w:rsid w:val="006C3506"/>
    <w:rsid w:val="006D3C8E"/>
    <w:rsid w:val="006E0CD3"/>
    <w:rsid w:val="006E16F6"/>
    <w:rsid w:val="006E3CD0"/>
    <w:rsid w:val="006E7C57"/>
    <w:rsid w:val="00702750"/>
    <w:rsid w:val="0070758F"/>
    <w:rsid w:val="00716F14"/>
    <w:rsid w:val="0072021D"/>
    <w:rsid w:val="00721F4B"/>
    <w:rsid w:val="00725679"/>
    <w:rsid w:val="0073301D"/>
    <w:rsid w:val="00747120"/>
    <w:rsid w:val="007605B9"/>
    <w:rsid w:val="0076149B"/>
    <w:rsid w:val="00770175"/>
    <w:rsid w:val="00772B2A"/>
    <w:rsid w:val="007909C3"/>
    <w:rsid w:val="0079363F"/>
    <w:rsid w:val="00794348"/>
    <w:rsid w:val="00794EC0"/>
    <w:rsid w:val="007A2C7E"/>
    <w:rsid w:val="007A74A4"/>
    <w:rsid w:val="007B2AEC"/>
    <w:rsid w:val="007C7530"/>
    <w:rsid w:val="007D0CF1"/>
    <w:rsid w:val="007D3780"/>
    <w:rsid w:val="007D4B4A"/>
    <w:rsid w:val="007E05AF"/>
    <w:rsid w:val="00801FA2"/>
    <w:rsid w:val="0081790D"/>
    <w:rsid w:val="00832904"/>
    <w:rsid w:val="00836C92"/>
    <w:rsid w:val="00847CBE"/>
    <w:rsid w:val="0085176F"/>
    <w:rsid w:val="00862D7A"/>
    <w:rsid w:val="00872E0C"/>
    <w:rsid w:val="00880168"/>
    <w:rsid w:val="0088710E"/>
    <w:rsid w:val="008922A8"/>
    <w:rsid w:val="008A573B"/>
    <w:rsid w:val="008A6A4C"/>
    <w:rsid w:val="008C0971"/>
    <w:rsid w:val="008C1BC7"/>
    <w:rsid w:val="008E7DFA"/>
    <w:rsid w:val="008F038D"/>
    <w:rsid w:val="008F4FA5"/>
    <w:rsid w:val="00902E03"/>
    <w:rsid w:val="00904427"/>
    <w:rsid w:val="0090624C"/>
    <w:rsid w:val="00911AFA"/>
    <w:rsid w:val="009211D2"/>
    <w:rsid w:val="00926708"/>
    <w:rsid w:val="009276D9"/>
    <w:rsid w:val="0094143B"/>
    <w:rsid w:val="00941DF5"/>
    <w:rsid w:val="009531C1"/>
    <w:rsid w:val="009651C0"/>
    <w:rsid w:val="009677A3"/>
    <w:rsid w:val="00981B11"/>
    <w:rsid w:val="009836BE"/>
    <w:rsid w:val="009A1CD3"/>
    <w:rsid w:val="009A21D8"/>
    <w:rsid w:val="009A7BCA"/>
    <w:rsid w:val="009B3953"/>
    <w:rsid w:val="009B666D"/>
    <w:rsid w:val="009B7BE0"/>
    <w:rsid w:val="009C4100"/>
    <w:rsid w:val="009C7DEB"/>
    <w:rsid w:val="009D4ED9"/>
    <w:rsid w:val="009D687F"/>
    <w:rsid w:val="009D78FC"/>
    <w:rsid w:val="009E4056"/>
    <w:rsid w:val="009E51F4"/>
    <w:rsid w:val="009E5344"/>
    <w:rsid w:val="009F682E"/>
    <w:rsid w:val="009F6AD6"/>
    <w:rsid w:val="00A021F3"/>
    <w:rsid w:val="00A10E9A"/>
    <w:rsid w:val="00A20E50"/>
    <w:rsid w:val="00A2180A"/>
    <w:rsid w:val="00A2669A"/>
    <w:rsid w:val="00A2763D"/>
    <w:rsid w:val="00A27C4B"/>
    <w:rsid w:val="00A35416"/>
    <w:rsid w:val="00A410E6"/>
    <w:rsid w:val="00A458A4"/>
    <w:rsid w:val="00A47455"/>
    <w:rsid w:val="00A5447F"/>
    <w:rsid w:val="00A70244"/>
    <w:rsid w:val="00A70E7C"/>
    <w:rsid w:val="00A70FE6"/>
    <w:rsid w:val="00A72F16"/>
    <w:rsid w:val="00A75AE1"/>
    <w:rsid w:val="00A85F17"/>
    <w:rsid w:val="00AB3519"/>
    <w:rsid w:val="00AB5F62"/>
    <w:rsid w:val="00AB6330"/>
    <w:rsid w:val="00AB7232"/>
    <w:rsid w:val="00AD7BE6"/>
    <w:rsid w:val="00AE1BDC"/>
    <w:rsid w:val="00AE694B"/>
    <w:rsid w:val="00AF1B13"/>
    <w:rsid w:val="00B105AB"/>
    <w:rsid w:val="00B2404B"/>
    <w:rsid w:val="00B31A64"/>
    <w:rsid w:val="00B41179"/>
    <w:rsid w:val="00B51AA3"/>
    <w:rsid w:val="00B53C8E"/>
    <w:rsid w:val="00B7486C"/>
    <w:rsid w:val="00B834EB"/>
    <w:rsid w:val="00B911A1"/>
    <w:rsid w:val="00B9724F"/>
    <w:rsid w:val="00BA346B"/>
    <w:rsid w:val="00BB7C10"/>
    <w:rsid w:val="00BC3B9A"/>
    <w:rsid w:val="00BC726C"/>
    <w:rsid w:val="00BE1268"/>
    <w:rsid w:val="00BF00AA"/>
    <w:rsid w:val="00BF470B"/>
    <w:rsid w:val="00BF5F0B"/>
    <w:rsid w:val="00BF6D26"/>
    <w:rsid w:val="00C2640B"/>
    <w:rsid w:val="00C3136F"/>
    <w:rsid w:val="00C37ADD"/>
    <w:rsid w:val="00C510A2"/>
    <w:rsid w:val="00C54595"/>
    <w:rsid w:val="00C61127"/>
    <w:rsid w:val="00C61D43"/>
    <w:rsid w:val="00C6755C"/>
    <w:rsid w:val="00C67E17"/>
    <w:rsid w:val="00C72237"/>
    <w:rsid w:val="00C82C58"/>
    <w:rsid w:val="00C90223"/>
    <w:rsid w:val="00C91B36"/>
    <w:rsid w:val="00CA2ECF"/>
    <w:rsid w:val="00CB0BC4"/>
    <w:rsid w:val="00CB6970"/>
    <w:rsid w:val="00CC3C98"/>
    <w:rsid w:val="00CC69FB"/>
    <w:rsid w:val="00CD3DF3"/>
    <w:rsid w:val="00CD6773"/>
    <w:rsid w:val="00CE06D9"/>
    <w:rsid w:val="00CE13E1"/>
    <w:rsid w:val="00CE30B9"/>
    <w:rsid w:val="00CE4C9E"/>
    <w:rsid w:val="00CE58D9"/>
    <w:rsid w:val="00CE7D29"/>
    <w:rsid w:val="00CF2809"/>
    <w:rsid w:val="00CF39EE"/>
    <w:rsid w:val="00CF46F1"/>
    <w:rsid w:val="00D02588"/>
    <w:rsid w:val="00D045CB"/>
    <w:rsid w:val="00D201AD"/>
    <w:rsid w:val="00D22526"/>
    <w:rsid w:val="00D24AAD"/>
    <w:rsid w:val="00D317A4"/>
    <w:rsid w:val="00D33EC1"/>
    <w:rsid w:val="00D3744E"/>
    <w:rsid w:val="00D4318C"/>
    <w:rsid w:val="00D44B22"/>
    <w:rsid w:val="00D46D25"/>
    <w:rsid w:val="00D506C3"/>
    <w:rsid w:val="00D53855"/>
    <w:rsid w:val="00D53BF9"/>
    <w:rsid w:val="00D56787"/>
    <w:rsid w:val="00D66D19"/>
    <w:rsid w:val="00D6794E"/>
    <w:rsid w:val="00D70721"/>
    <w:rsid w:val="00D763D8"/>
    <w:rsid w:val="00D81262"/>
    <w:rsid w:val="00D84A07"/>
    <w:rsid w:val="00D974B7"/>
    <w:rsid w:val="00DA6794"/>
    <w:rsid w:val="00DB2081"/>
    <w:rsid w:val="00DB43D0"/>
    <w:rsid w:val="00DB7227"/>
    <w:rsid w:val="00DC3D59"/>
    <w:rsid w:val="00DD253C"/>
    <w:rsid w:val="00DD2AF7"/>
    <w:rsid w:val="00DE1795"/>
    <w:rsid w:val="00E077A5"/>
    <w:rsid w:val="00E1193E"/>
    <w:rsid w:val="00E15020"/>
    <w:rsid w:val="00E16650"/>
    <w:rsid w:val="00E16D92"/>
    <w:rsid w:val="00E4015F"/>
    <w:rsid w:val="00E468CB"/>
    <w:rsid w:val="00E635AA"/>
    <w:rsid w:val="00E640DF"/>
    <w:rsid w:val="00E643F2"/>
    <w:rsid w:val="00E67A6F"/>
    <w:rsid w:val="00E70DDE"/>
    <w:rsid w:val="00E71557"/>
    <w:rsid w:val="00E720A9"/>
    <w:rsid w:val="00E82FD3"/>
    <w:rsid w:val="00EA3B37"/>
    <w:rsid w:val="00EA7B4F"/>
    <w:rsid w:val="00EB110C"/>
    <w:rsid w:val="00EC5F21"/>
    <w:rsid w:val="00EE6C12"/>
    <w:rsid w:val="00EF1CCF"/>
    <w:rsid w:val="00F012FD"/>
    <w:rsid w:val="00F04A91"/>
    <w:rsid w:val="00F147E7"/>
    <w:rsid w:val="00F14D3A"/>
    <w:rsid w:val="00F23379"/>
    <w:rsid w:val="00F35CBE"/>
    <w:rsid w:val="00F404FE"/>
    <w:rsid w:val="00F544AA"/>
    <w:rsid w:val="00F54794"/>
    <w:rsid w:val="00F55703"/>
    <w:rsid w:val="00F641BD"/>
    <w:rsid w:val="00F67FBC"/>
    <w:rsid w:val="00F74D0E"/>
    <w:rsid w:val="00F75942"/>
    <w:rsid w:val="00F8684F"/>
    <w:rsid w:val="00F87F6F"/>
    <w:rsid w:val="00F905D9"/>
    <w:rsid w:val="00F91222"/>
    <w:rsid w:val="00F91E34"/>
    <w:rsid w:val="00F96F90"/>
    <w:rsid w:val="00FA22B1"/>
    <w:rsid w:val="00FB58AA"/>
    <w:rsid w:val="00FC079C"/>
    <w:rsid w:val="00FE5553"/>
    <w:rsid w:val="00FE5719"/>
    <w:rsid w:val="00FF1C7F"/>
    <w:rsid w:val="00FF2378"/>
    <w:rsid w:val="00FF561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B4134C0"/>
  <w15:chartTrackingRefBased/>
  <w15:docId w15:val="{D11D0FFA-FA61-496C-A025-0E2E08B51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E5719"/>
    <w:pPr>
      <w:spacing w:after="200" w:line="240" w:lineRule="auto"/>
    </w:pPr>
    <w:rPr>
      <w:sz w:val="24"/>
      <w:szCs w:val="24"/>
      <w:lang w:val="en-US"/>
    </w:rPr>
  </w:style>
  <w:style w:type="paragraph" w:styleId="Heading1">
    <w:name w:val="heading 1"/>
    <w:basedOn w:val="Normal"/>
    <w:next w:val="BodyText"/>
    <w:link w:val="Heading1Char"/>
    <w:uiPriority w:val="9"/>
    <w:qFormat/>
    <w:rsid w:val="00FE5719"/>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BodyText"/>
    <w:link w:val="Heading2Char"/>
    <w:uiPriority w:val="9"/>
    <w:unhideWhenUsed/>
    <w:qFormat/>
    <w:rsid w:val="00FE5719"/>
    <w:pPr>
      <w:keepNext/>
      <w:keepLines/>
      <w:spacing w:before="200" w:after="0"/>
      <w:outlineLvl w:val="1"/>
    </w:pPr>
    <w:rPr>
      <w:rFonts w:asciiTheme="majorHAnsi" w:eastAsiaTheme="majorEastAsia" w:hAnsiTheme="majorHAnsi" w:cstheme="majorBidi"/>
      <w:b/>
      <w:bCs/>
      <w:color w:val="4472C4" w:themeColor="accent1"/>
      <w:sz w:val="28"/>
      <w:szCs w:val="28"/>
    </w:rPr>
  </w:style>
  <w:style w:type="paragraph" w:styleId="Heading3">
    <w:name w:val="heading 3"/>
    <w:basedOn w:val="Normal"/>
    <w:next w:val="BodyText"/>
    <w:link w:val="Heading3Char"/>
    <w:uiPriority w:val="9"/>
    <w:unhideWhenUsed/>
    <w:qFormat/>
    <w:rsid w:val="00FE5719"/>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BodyText"/>
    <w:link w:val="Heading4Char"/>
    <w:uiPriority w:val="9"/>
    <w:unhideWhenUsed/>
    <w:qFormat/>
    <w:rsid w:val="00FE5719"/>
    <w:pPr>
      <w:keepNext/>
      <w:keepLines/>
      <w:spacing w:before="200" w:after="0"/>
      <w:outlineLvl w:val="3"/>
    </w:pPr>
    <w:rPr>
      <w:rFonts w:asciiTheme="majorHAnsi" w:eastAsiaTheme="majorEastAsia" w:hAnsiTheme="majorHAnsi" w:cstheme="majorBidi"/>
      <w:bCs/>
      <w:i/>
      <w:color w:val="4472C4" w:themeColor="accent1"/>
    </w:rPr>
  </w:style>
  <w:style w:type="paragraph" w:styleId="Heading5">
    <w:name w:val="heading 5"/>
    <w:basedOn w:val="Normal"/>
    <w:next w:val="BodyText"/>
    <w:link w:val="Heading5Char"/>
    <w:uiPriority w:val="9"/>
    <w:semiHidden/>
    <w:unhideWhenUsed/>
    <w:qFormat/>
    <w:rsid w:val="00FE5719"/>
    <w:pPr>
      <w:keepNext/>
      <w:keepLines/>
      <w:spacing w:before="200" w:after="0"/>
      <w:outlineLvl w:val="4"/>
    </w:pPr>
    <w:rPr>
      <w:rFonts w:asciiTheme="majorHAnsi" w:eastAsiaTheme="majorEastAsia" w:hAnsiTheme="majorHAnsi" w:cstheme="majorBidi"/>
      <w:iCs/>
      <w:color w:val="4472C4" w:themeColor="accent1"/>
    </w:rPr>
  </w:style>
  <w:style w:type="paragraph" w:styleId="Heading6">
    <w:name w:val="heading 6"/>
    <w:basedOn w:val="Normal"/>
    <w:next w:val="BodyText"/>
    <w:link w:val="Heading6Char"/>
    <w:uiPriority w:val="9"/>
    <w:semiHidden/>
    <w:unhideWhenUsed/>
    <w:qFormat/>
    <w:rsid w:val="00FE5719"/>
    <w:pPr>
      <w:keepNext/>
      <w:keepLines/>
      <w:spacing w:before="200" w:after="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semiHidden/>
    <w:unhideWhenUsed/>
    <w:qFormat/>
    <w:rsid w:val="00FE5719"/>
    <w:pPr>
      <w:keepNext/>
      <w:keepLines/>
      <w:spacing w:before="200" w:after="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semiHidden/>
    <w:unhideWhenUsed/>
    <w:qFormat/>
    <w:rsid w:val="00FE5719"/>
    <w:pPr>
      <w:keepNext/>
      <w:keepLines/>
      <w:spacing w:before="200" w:after="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semiHidden/>
    <w:unhideWhenUsed/>
    <w:qFormat/>
    <w:rsid w:val="00FE5719"/>
    <w:pPr>
      <w:keepNext/>
      <w:keepLines/>
      <w:spacing w:before="200" w:after="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719"/>
    <w:rPr>
      <w:rFonts w:asciiTheme="majorHAnsi" w:eastAsiaTheme="majorEastAsia" w:hAnsiTheme="majorHAnsi" w:cstheme="majorBidi"/>
      <w:b/>
      <w:bCs/>
      <w:color w:val="4472C4" w:themeColor="accent1"/>
      <w:sz w:val="32"/>
      <w:szCs w:val="32"/>
      <w:lang w:val="en-US"/>
    </w:rPr>
  </w:style>
  <w:style w:type="character" w:customStyle="1" w:styleId="Heading2Char">
    <w:name w:val="Heading 2 Char"/>
    <w:basedOn w:val="DefaultParagraphFont"/>
    <w:link w:val="Heading2"/>
    <w:uiPriority w:val="9"/>
    <w:rsid w:val="00FE5719"/>
    <w:rPr>
      <w:rFonts w:asciiTheme="majorHAnsi" w:eastAsiaTheme="majorEastAsia" w:hAnsiTheme="majorHAnsi" w:cstheme="majorBidi"/>
      <w:b/>
      <w:bCs/>
      <w:color w:val="4472C4" w:themeColor="accent1"/>
      <w:sz w:val="28"/>
      <w:szCs w:val="28"/>
      <w:lang w:val="en-US"/>
    </w:rPr>
  </w:style>
  <w:style w:type="character" w:customStyle="1" w:styleId="Heading3Char">
    <w:name w:val="Heading 3 Char"/>
    <w:basedOn w:val="DefaultParagraphFont"/>
    <w:link w:val="Heading3"/>
    <w:uiPriority w:val="9"/>
    <w:rsid w:val="00FE5719"/>
    <w:rPr>
      <w:rFonts w:asciiTheme="majorHAnsi" w:eastAsiaTheme="majorEastAsia" w:hAnsiTheme="majorHAnsi" w:cstheme="majorBidi"/>
      <w:b/>
      <w:bCs/>
      <w:color w:val="4472C4" w:themeColor="accent1"/>
      <w:sz w:val="24"/>
      <w:szCs w:val="24"/>
      <w:lang w:val="en-US"/>
    </w:rPr>
  </w:style>
  <w:style w:type="character" w:customStyle="1" w:styleId="Heading4Char">
    <w:name w:val="Heading 4 Char"/>
    <w:basedOn w:val="DefaultParagraphFont"/>
    <w:link w:val="Heading4"/>
    <w:uiPriority w:val="9"/>
    <w:rsid w:val="00FE5719"/>
    <w:rPr>
      <w:rFonts w:asciiTheme="majorHAnsi" w:eastAsiaTheme="majorEastAsia" w:hAnsiTheme="majorHAnsi" w:cstheme="majorBidi"/>
      <w:bCs/>
      <w:i/>
      <w:color w:val="4472C4" w:themeColor="accent1"/>
      <w:sz w:val="24"/>
      <w:szCs w:val="24"/>
      <w:lang w:val="en-US"/>
    </w:rPr>
  </w:style>
  <w:style w:type="character" w:customStyle="1" w:styleId="Heading5Char">
    <w:name w:val="Heading 5 Char"/>
    <w:basedOn w:val="DefaultParagraphFont"/>
    <w:link w:val="Heading5"/>
    <w:uiPriority w:val="9"/>
    <w:semiHidden/>
    <w:rsid w:val="00FE5719"/>
    <w:rPr>
      <w:rFonts w:asciiTheme="majorHAnsi" w:eastAsiaTheme="majorEastAsia" w:hAnsiTheme="majorHAnsi" w:cstheme="majorBidi"/>
      <w:iCs/>
      <w:color w:val="4472C4" w:themeColor="accent1"/>
      <w:sz w:val="24"/>
      <w:szCs w:val="24"/>
      <w:lang w:val="en-US"/>
    </w:rPr>
  </w:style>
  <w:style w:type="character" w:customStyle="1" w:styleId="Heading6Char">
    <w:name w:val="Heading 6 Char"/>
    <w:basedOn w:val="DefaultParagraphFont"/>
    <w:link w:val="Heading6"/>
    <w:uiPriority w:val="9"/>
    <w:semiHidden/>
    <w:rsid w:val="00FE5719"/>
    <w:rPr>
      <w:rFonts w:asciiTheme="majorHAnsi" w:eastAsiaTheme="majorEastAsia" w:hAnsiTheme="majorHAnsi" w:cstheme="majorBidi"/>
      <w:color w:val="4472C4" w:themeColor="accent1"/>
      <w:sz w:val="24"/>
      <w:szCs w:val="24"/>
      <w:lang w:val="en-US"/>
    </w:rPr>
  </w:style>
  <w:style w:type="character" w:customStyle="1" w:styleId="Heading7Char">
    <w:name w:val="Heading 7 Char"/>
    <w:basedOn w:val="DefaultParagraphFont"/>
    <w:link w:val="Heading7"/>
    <w:uiPriority w:val="9"/>
    <w:semiHidden/>
    <w:rsid w:val="00FE5719"/>
    <w:rPr>
      <w:rFonts w:asciiTheme="majorHAnsi" w:eastAsiaTheme="majorEastAsia" w:hAnsiTheme="majorHAnsi" w:cstheme="majorBidi"/>
      <w:color w:val="4472C4" w:themeColor="accent1"/>
      <w:sz w:val="24"/>
      <w:szCs w:val="24"/>
      <w:lang w:val="en-US"/>
    </w:rPr>
  </w:style>
  <w:style w:type="character" w:customStyle="1" w:styleId="Heading8Char">
    <w:name w:val="Heading 8 Char"/>
    <w:basedOn w:val="DefaultParagraphFont"/>
    <w:link w:val="Heading8"/>
    <w:uiPriority w:val="9"/>
    <w:semiHidden/>
    <w:rsid w:val="00FE5719"/>
    <w:rPr>
      <w:rFonts w:asciiTheme="majorHAnsi" w:eastAsiaTheme="majorEastAsia" w:hAnsiTheme="majorHAnsi" w:cstheme="majorBidi"/>
      <w:color w:val="4472C4" w:themeColor="accent1"/>
      <w:sz w:val="24"/>
      <w:szCs w:val="24"/>
      <w:lang w:val="en-US"/>
    </w:rPr>
  </w:style>
  <w:style w:type="character" w:customStyle="1" w:styleId="Heading9Char">
    <w:name w:val="Heading 9 Char"/>
    <w:basedOn w:val="DefaultParagraphFont"/>
    <w:link w:val="Heading9"/>
    <w:uiPriority w:val="9"/>
    <w:semiHidden/>
    <w:rsid w:val="00FE5719"/>
    <w:rPr>
      <w:rFonts w:asciiTheme="majorHAnsi" w:eastAsiaTheme="majorEastAsia" w:hAnsiTheme="majorHAnsi" w:cstheme="majorBidi"/>
      <w:color w:val="4472C4" w:themeColor="accent1"/>
      <w:sz w:val="24"/>
      <w:szCs w:val="24"/>
      <w:lang w:val="en-US"/>
    </w:rPr>
  </w:style>
  <w:style w:type="character" w:styleId="FollowedHyperlink">
    <w:name w:val="FollowedHyperlink"/>
    <w:basedOn w:val="DefaultParagraphFont"/>
    <w:uiPriority w:val="99"/>
    <w:semiHidden/>
    <w:unhideWhenUsed/>
    <w:rsid w:val="00FE5719"/>
    <w:rPr>
      <w:color w:val="954F72" w:themeColor="followedHyperlink"/>
      <w:u w:val="single"/>
    </w:rPr>
  </w:style>
  <w:style w:type="paragraph" w:styleId="BodyText">
    <w:name w:val="Body Text"/>
    <w:basedOn w:val="Normal"/>
    <w:link w:val="BodyTextChar"/>
    <w:unhideWhenUsed/>
    <w:qFormat/>
    <w:rsid w:val="00FE5719"/>
    <w:pPr>
      <w:spacing w:before="180" w:after="180"/>
    </w:pPr>
  </w:style>
  <w:style w:type="character" w:customStyle="1" w:styleId="BodyTextChar">
    <w:name w:val="Body Text Char"/>
    <w:basedOn w:val="DefaultParagraphFont"/>
    <w:link w:val="BodyText"/>
    <w:rsid w:val="00FE5719"/>
    <w:rPr>
      <w:sz w:val="24"/>
      <w:szCs w:val="24"/>
      <w:lang w:val="en-US"/>
    </w:rPr>
  </w:style>
  <w:style w:type="paragraph" w:customStyle="1" w:styleId="msonormal0">
    <w:name w:val="msonormal"/>
    <w:basedOn w:val="Normal"/>
    <w:rsid w:val="00FE5719"/>
    <w:pPr>
      <w:spacing w:before="100" w:beforeAutospacing="1" w:after="100" w:afterAutospacing="1"/>
    </w:pPr>
    <w:rPr>
      <w:rFonts w:ascii="Times New Roman" w:eastAsia="Times New Roman" w:hAnsi="Times New Roman" w:cs="Times New Roman"/>
      <w:lang w:val="en-GB" w:eastAsia="en-GB"/>
    </w:rPr>
  </w:style>
  <w:style w:type="paragraph" w:styleId="FootnoteText">
    <w:name w:val="footnote text"/>
    <w:basedOn w:val="Normal"/>
    <w:link w:val="FootnoteTextChar"/>
    <w:uiPriority w:val="9"/>
    <w:semiHidden/>
    <w:unhideWhenUsed/>
    <w:qFormat/>
    <w:rsid w:val="00FE5719"/>
  </w:style>
  <w:style w:type="character" w:customStyle="1" w:styleId="FootnoteTextChar">
    <w:name w:val="Footnote Text Char"/>
    <w:basedOn w:val="DefaultParagraphFont"/>
    <w:link w:val="FootnoteText"/>
    <w:uiPriority w:val="9"/>
    <w:semiHidden/>
    <w:rsid w:val="00FE5719"/>
    <w:rPr>
      <w:sz w:val="24"/>
      <w:szCs w:val="24"/>
      <w:lang w:val="en-US"/>
    </w:rPr>
  </w:style>
  <w:style w:type="character" w:customStyle="1" w:styleId="CaptionChar">
    <w:name w:val="Caption Char"/>
    <w:basedOn w:val="DefaultParagraphFont"/>
    <w:link w:val="Caption"/>
    <w:semiHidden/>
    <w:locked/>
    <w:rsid w:val="00FE5719"/>
    <w:rPr>
      <w:i/>
    </w:rPr>
  </w:style>
  <w:style w:type="paragraph" w:styleId="Caption">
    <w:name w:val="caption"/>
    <w:basedOn w:val="Normal"/>
    <w:link w:val="CaptionChar"/>
    <w:semiHidden/>
    <w:unhideWhenUsed/>
    <w:qFormat/>
    <w:rsid w:val="00FE5719"/>
    <w:pPr>
      <w:spacing w:after="120"/>
    </w:pPr>
    <w:rPr>
      <w:i/>
      <w:sz w:val="22"/>
      <w:szCs w:val="22"/>
      <w:lang w:val="en-GB"/>
    </w:rPr>
  </w:style>
  <w:style w:type="paragraph" w:styleId="Title">
    <w:name w:val="Title"/>
    <w:basedOn w:val="Normal"/>
    <w:next w:val="BodyText"/>
    <w:link w:val="TitleChar"/>
    <w:qFormat/>
    <w:rsid w:val="00FE5719"/>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FE5719"/>
    <w:rPr>
      <w:rFonts w:asciiTheme="majorHAnsi" w:eastAsiaTheme="majorEastAsia" w:hAnsiTheme="majorHAnsi" w:cstheme="majorBidi"/>
      <w:b/>
      <w:bCs/>
      <w:color w:val="2D4F8E" w:themeColor="accent1" w:themeShade="B5"/>
      <w:sz w:val="36"/>
      <w:szCs w:val="36"/>
      <w:lang w:val="en-US"/>
    </w:rPr>
  </w:style>
  <w:style w:type="paragraph" w:styleId="Subtitle">
    <w:name w:val="Subtitle"/>
    <w:basedOn w:val="Title"/>
    <w:next w:val="BodyText"/>
    <w:link w:val="SubtitleChar"/>
    <w:qFormat/>
    <w:rsid w:val="00FE5719"/>
    <w:pPr>
      <w:spacing w:before="240"/>
    </w:pPr>
    <w:rPr>
      <w:sz w:val="30"/>
      <w:szCs w:val="30"/>
    </w:rPr>
  </w:style>
  <w:style w:type="character" w:customStyle="1" w:styleId="SubtitleChar">
    <w:name w:val="Subtitle Char"/>
    <w:basedOn w:val="DefaultParagraphFont"/>
    <w:link w:val="Subtitle"/>
    <w:rsid w:val="00FE5719"/>
    <w:rPr>
      <w:rFonts w:asciiTheme="majorHAnsi" w:eastAsiaTheme="majorEastAsia" w:hAnsiTheme="majorHAnsi" w:cstheme="majorBidi"/>
      <w:b/>
      <w:bCs/>
      <w:color w:val="2D4F8E" w:themeColor="accent1" w:themeShade="B5"/>
      <w:sz w:val="30"/>
      <w:szCs w:val="30"/>
      <w:lang w:val="en-US"/>
    </w:rPr>
  </w:style>
  <w:style w:type="paragraph" w:styleId="Date">
    <w:name w:val="Date"/>
    <w:next w:val="BodyText"/>
    <w:link w:val="DateChar"/>
    <w:semiHidden/>
    <w:unhideWhenUsed/>
    <w:qFormat/>
    <w:rsid w:val="00FE5719"/>
    <w:pPr>
      <w:keepNext/>
      <w:keepLines/>
      <w:spacing w:after="200" w:line="240" w:lineRule="auto"/>
      <w:jc w:val="center"/>
    </w:pPr>
    <w:rPr>
      <w:sz w:val="24"/>
      <w:szCs w:val="24"/>
      <w:lang w:val="en-US"/>
    </w:rPr>
  </w:style>
  <w:style w:type="character" w:customStyle="1" w:styleId="DateChar">
    <w:name w:val="Date Char"/>
    <w:basedOn w:val="DefaultParagraphFont"/>
    <w:link w:val="Date"/>
    <w:semiHidden/>
    <w:rsid w:val="00FE5719"/>
    <w:rPr>
      <w:sz w:val="24"/>
      <w:szCs w:val="24"/>
      <w:lang w:val="en-US"/>
    </w:rPr>
  </w:style>
  <w:style w:type="paragraph" w:styleId="BlockText">
    <w:name w:val="Block Text"/>
    <w:basedOn w:val="BodyText"/>
    <w:next w:val="BodyText"/>
    <w:uiPriority w:val="9"/>
    <w:unhideWhenUsed/>
    <w:qFormat/>
    <w:rsid w:val="00FE5719"/>
    <w:pPr>
      <w:spacing w:before="100" w:after="100"/>
      <w:ind w:left="480" w:right="480"/>
    </w:pPr>
  </w:style>
  <w:style w:type="paragraph" w:styleId="Bibliography">
    <w:name w:val="Bibliography"/>
    <w:basedOn w:val="Normal"/>
    <w:semiHidden/>
    <w:unhideWhenUsed/>
    <w:qFormat/>
    <w:rsid w:val="00FE5719"/>
  </w:style>
  <w:style w:type="paragraph" w:styleId="TOCHeading">
    <w:name w:val="TOC Heading"/>
    <w:basedOn w:val="Heading1"/>
    <w:next w:val="BodyText"/>
    <w:uiPriority w:val="39"/>
    <w:unhideWhenUsed/>
    <w:qFormat/>
    <w:rsid w:val="00FE5719"/>
    <w:pPr>
      <w:spacing w:before="240" w:line="256" w:lineRule="auto"/>
      <w:outlineLvl w:val="9"/>
    </w:pPr>
    <w:rPr>
      <w:b w:val="0"/>
      <w:bCs w:val="0"/>
      <w:color w:val="2F5496" w:themeColor="accent1" w:themeShade="BF"/>
    </w:rPr>
  </w:style>
  <w:style w:type="paragraph" w:customStyle="1" w:styleId="FirstParagraph">
    <w:name w:val="First Paragraph"/>
    <w:basedOn w:val="BodyText"/>
    <w:next w:val="BodyText"/>
    <w:qFormat/>
    <w:rsid w:val="00FE5719"/>
  </w:style>
  <w:style w:type="paragraph" w:customStyle="1" w:styleId="Compact">
    <w:name w:val="Compact"/>
    <w:basedOn w:val="BodyText"/>
    <w:qFormat/>
    <w:rsid w:val="00FE5719"/>
    <w:pPr>
      <w:spacing w:before="36" w:after="36"/>
    </w:pPr>
  </w:style>
  <w:style w:type="paragraph" w:customStyle="1" w:styleId="Author">
    <w:name w:val="Author"/>
    <w:next w:val="BodyText"/>
    <w:qFormat/>
    <w:rsid w:val="00FE5719"/>
    <w:pPr>
      <w:keepNext/>
      <w:keepLines/>
      <w:spacing w:after="200" w:line="240" w:lineRule="auto"/>
      <w:jc w:val="center"/>
    </w:pPr>
    <w:rPr>
      <w:sz w:val="24"/>
      <w:szCs w:val="24"/>
      <w:lang w:val="en-US"/>
    </w:rPr>
  </w:style>
  <w:style w:type="paragraph" w:customStyle="1" w:styleId="Abstract">
    <w:name w:val="Abstract"/>
    <w:basedOn w:val="Normal"/>
    <w:next w:val="BodyText"/>
    <w:qFormat/>
    <w:rsid w:val="00FE5719"/>
    <w:pPr>
      <w:keepNext/>
      <w:keepLines/>
      <w:spacing w:before="300" w:after="300"/>
    </w:pPr>
    <w:rPr>
      <w:sz w:val="20"/>
      <w:szCs w:val="20"/>
    </w:rPr>
  </w:style>
  <w:style w:type="paragraph" w:customStyle="1" w:styleId="Definition">
    <w:name w:val="Definition"/>
    <w:basedOn w:val="Normal"/>
    <w:rsid w:val="00FE5719"/>
  </w:style>
  <w:style w:type="paragraph" w:customStyle="1" w:styleId="DefinitionTerm">
    <w:name w:val="Definition Term"/>
    <w:basedOn w:val="Normal"/>
    <w:next w:val="Definition"/>
    <w:rsid w:val="00FE5719"/>
    <w:pPr>
      <w:keepNext/>
      <w:keepLines/>
      <w:spacing w:after="0"/>
    </w:pPr>
    <w:rPr>
      <w:b/>
    </w:rPr>
  </w:style>
  <w:style w:type="paragraph" w:customStyle="1" w:styleId="TableCaption">
    <w:name w:val="Table Caption"/>
    <w:basedOn w:val="Caption"/>
    <w:rsid w:val="00FE5719"/>
    <w:pPr>
      <w:keepNext/>
    </w:pPr>
  </w:style>
  <w:style w:type="paragraph" w:customStyle="1" w:styleId="ImageCaption">
    <w:name w:val="Image Caption"/>
    <w:basedOn w:val="Caption"/>
    <w:rsid w:val="00FE5719"/>
  </w:style>
  <w:style w:type="paragraph" w:customStyle="1" w:styleId="Figure">
    <w:name w:val="Figure"/>
    <w:basedOn w:val="Normal"/>
    <w:rsid w:val="00FE5719"/>
  </w:style>
  <w:style w:type="paragraph" w:customStyle="1" w:styleId="CaptionedFigure">
    <w:name w:val="Captioned Figure"/>
    <w:basedOn w:val="Figure"/>
    <w:rsid w:val="00FE5719"/>
    <w:pPr>
      <w:keepNext/>
    </w:pPr>
  </w:style>
  <w:style w:type="character" w:customStyle="1" w:styleId="VerbatimChar">
    <w:name w:val="Verbatim Char"/>
    <w:basedOn w:val="CaptionChar"/>
    <w:link w:val="SourceCode"/>
    <w:locked/>
    <w:rsid w:val="00FE5719"/>
    <w:rPr>
      <w:rFonts w:ascii="Consolas" w:hAnsi="Consolas"/>
      <w:i/>
    </w:rPr>
  </w:style>
  <w:style w:type="paragraph" w:customStyle="1" w:styleId="SourceCode">
    <w:name w:val="Source Code"/>
    <w:basedOn w:val="Normal"/>
    <w:link w:val="VerbatimChar"/>
    <w:rsid w:val="00FE5719"/>
    <w:pPr>
      <w:wordWrap w:val="0"/>
    </w:pPr>
    <w:rPr>
      <w:rFonts w:ascii="Consolas" w:hAnsi="Consolas"/>
      <w:i/>
      <w:sz w:val="22"/>
      <w:szCs w:val="22"/>
      <w:lang w:val="en-GB"/>
    </w:rPr>
  </w:style>
  <w:style w:type="character" w:styleId="FootnoteReference">
    <w:name w:val="footnote reference"/>
    <w:basedOn w:val="CaptionChar"/>
    <w:semiHidden/>
    <w:unhideWhenUsed/>
    <w:rsid w:val="00FE5719"/>
    <w:rPr>
      <w:i w:val="0"/>
      <w:vertAlign w:val="superscript"/>
    </w:rPr>
  </w:style>
  <w:style w:type="character" w:styleId="Hyperlink">
    <w:name w:val="Hyperlink"/>
    <w:basedOn w:val="CaptionChar"/>
    <w:uiPriority w:val="99"/>
    <w:unhideWhenUsed/>
    <w:rsid w:val="00FE5719"/>
    <w:rPr>
      <w:i/>
      <w:color w:val="4472C4" w:themeColor="accent1"/>
      <w:u w:val="single"/>
    </w:rPr>
  </w:style>
  <w:style w:type="character" w:customStyle="1" w:styleId="KeywordTok">
    <w:name w:val="KeywordTok"/>
    <w:basedOn w:val="VerbatimChar"/>
    <w:rsid w:val="00FE5719"/>
    <w:rPr>
      <w:rFonts w:ascii="Consolas" w:hAnsi="Consolas"/>
      <w:b/>
      <w:bCs w:val="0"/>
      <w:i/>
      <w:color w:val="007020"/>
    </w:rPr>
  </w:style>
  <w:style w:type="character" w:customStyle="1" w:styleId="DataTypeTok">
    <w:name w:val="DataTypeTok"/>
    <w:basedOn w:val="VerbatimChar"/>
    <w:rsid w:val="00FE5719"/>
    <w:rPr>
      <w:rFonts w:ascii="Consolas" w:hAnsi="Consolas"/>
      <w:i/>
      <w:color w:val="902000"/>
    </w:rPr>
  </w:style>
  <w:style w:type="character" w:customStyle="1" w:styleId="DecValTok">
    <w:name w:val="DecValTok"/>
    <w:basedOn w:val="VerbatimChar"/>
    <w:rsid w:val="00FE5719"/>
    <w:rPr>
      <w:rFonts w:ascii="Consolas" w:hAnsi="Consolas"/>
      <w:i/>
      <w:color w:val="40A070"/>
    </w:rPr>
  </w:style>
  <w:style w:type="character" w:customStyle="1" w:styleId="BaseNTok">
    <w:name w:val="BaseNTok"/>
    <w:basedOn w:val="VerbatimChar"/>
    <w:rsid w:val="00FE5719"/>
    <w:rPr>
      <w:rFonts w:ascii="Consolas" w:hAnsi="Consolas"/>
      <w:i/>
      <w:color w:val="40A070"/>
    </w:rPr>
  </w:style>
  <w:style w:type="character" w:customStyle="1" w:styleId="FloatTok">
    <w:name w:val="FloatTok"/>
    <w:basedOn w:val="VerbatimChar"/>
    <w:rsid w:val="00FE5719"/>
    <w:rPr>
      <w:rFonts w:ascii="Consolas" w:hAnsi="Consolas"/>
      <w:i/>
      <w:color w:val="40A070"/>
    </w:rPr>
  </w:style>
  <w:style w:type="character" w:customStyle="1" w:styleId="ConstantTok">
    <w:name w:val="ConstantTok"/>
    <w:basedOn w:val="VerbatimChar"/>
    <w:rsid w:val="00FE5719"/>
    <w:rPr>
      <w:rFonts w:ascii="Consolas" w:hAnsi="Consolas"/>
      <w:i/>
      <w:color w:val="880000"/>
    </w:rPr>
  </w:style>
  <w:style w:type="character" w:customStyle="1" w:styleId="CharTok">
    <w:name w:val="CharTok"/>
    <w:basedOn w:val="VerbatimChar"/>
    <w:rsid w:val="00FE5719"/>
    <w:rPr>
      <w:rFonts w:ascii="Consolas" w:hAnsi="Consolas"/>
      <w:i/>
      <w:color w:val="4070A0"/>
    </w:rPr>
  </w:style>
  <w:style w:type="character" w:customStyle="1" w:styleId="SpecialCharTok">
    <w:name w:val="SpecialCharTok"/>
    <w:basedOn w:val="VerbatimChar"/>
    <w:rsid w:val="00FE5719"/>
    <w:rPr>
      <w:rFonts w:ascii="Consolas" w:hAnsi="Consolas"/>
      <w:i/>
      <w:color w:val="4070A0"/>
    </w:rPr>
  </w:style>
  <w:style w:type="character" w:customStyle="1" w:styleId="StringTok">
    <w:name w:val="StringTok"/>
    <w:basedOn w:val="VerbatimChar"/>
    <w:rsid w:val="00FE5719"/>
    <w:rPr>
      <w:rFonts w:ascii="Consolas" w:hAnsi="Consolas"/>
      <w:i/>
      <w:color w:val="4070A0"/>
    </w:rPr>
  </w:style>
  <w:style w:type="character" w:customStyle="1" w:styleId="VerbatimStringTok">
    <w:name w:val="VerbatimStringTok"/>
    <w:basedOn w:val="VerbatimChar"/>
    <w:rsid w:val="00FE5719"/>
    <w:rPr>
      <w:rFonts w:ascii="Consolas" w:hAnsi="Consolas"/>
      <w:i/>
      <w:color w:val="4070A0"/>
    </w:rPr>
  </w:style>
  <w:style w:type="character" w:customStyle="1" w:styleId="SpecialStringTok">
    <w:name w:val="SpecialStringTok"/>
    <w:basedOn w:val="VerbatimChar"/>
    <w:rsid w:val="00FE5719"/>
    <w:rPr>
      <w:rFonts w:ascii="Consolas" w:hAnsi="Consolas"/>
      <w:i/>
      <w:color w:val="BB6688"/>
    </w:rPr>
  </w:style>
  <w:style w:type="character" w:customStyle="1" w:styleId="ImportTok">
    <w:name w:val="ImportTok"/>
    <w:basedOn w:val="VerbatimChar"/>
    <w:rsid w:val="00FE5719"/>
    <w:rPr>
      <w:rFonts w:ascii="Consolas" w:hAnsi="Consolas"/>
      <w:i/>
    </w:rPr>
  </w:style>
  <w:style w:type="character" w:customStyle="1" w:styleId="CommentTok">
    <w:name w:val="CommentTok"/>
    <w:basedOn w:val="VerbatimChar"/>
    <w:rsid w:val="00FE5719"/>
    <w:rPr>
      <w:rFonts w:ascii="Consolas" w:hAnsi="Consolas"/>
      <w:i w:val="0"/>
      <w:color w:val="60A0B0"/>
    </w:rPr>
  </w:style>
  <w:style w:type="character" w:customStyle="1" w:styleId="DocumentationTok">
    <w:name w:val="DocumentationTok"/>
    <w:basedOn w:val="VerbatimChar"/>
    <w:rsid w:val="00FE5719"/>
    <w:rPr>
      <w:rFonts w:ascii="Consolas" w:hAnsi="Consolas"/>
      <w:i w:val="0"/>
      <w:color w:val="BA2121"/>
    </w:rPr>
  </w:style>
  <w:style w:type="character" w:customStyle="1" w:styleId="AnnotationTok">
    <w:name w:val="AnnotationTok"/>
    <w:basedOn w:val="VerbatimChar"/>
    <w:rsid w:val="00FE5719"/>
    <w:rPr>
      <w:rFonts w:ascii="Consolas" w:hAnsi="Consolas"/>
      <w:b/>
      <w:bCs w:val="0"/>
      <w:i w:val="0"/>
      <w:color w:val="60A0B0"/>
    </w:rPr>
  </w:style>
  <w:style w:type="character" w:customStyle="1" w:styleId="CommentVarTok">
    <w:name w:val="CommentVarTok"/>
    <w:basedOn w:val="VerbatimChar"/>
    <w:rsid w:val="00FE5719"/>
    <w:rPr>
      <w:rFonts w:ascii="Consolas" w:hAnsi="Consolas"/>
      <w:b/>
      <w:bCs w:val="0"/>
      <w:i w:val="0"/>
      <w:color w:val="60A0B0"/>
    </w:rPr>
  </w:style>
  <w:style w:type="character" w:customStyle="1" w:styleId="OtherTok">
    <w:name w:val="OtherTok"/>
    <w:basedOn w:val="VerbatimChar"/>
    <w:rsid w:val="00FE5719"/>
    <w:rPr>
      <w:rFonts w:ascii="Consolas" w:hAnsi="Consolas"/>
      <w:i/>
      <w:color w:val="007020"/>
    </w:rPr>
  </w:style>
  <w:style w:type="character" w:customStyle="1" w:styleId="FunctionTok">
    <w:name w:val="FunctionTok"/>
    <w:basedOn w:val="VerbatimChar"/>
    <w:rsid w:val="00FE5719"/>
    <w:rPr>
      <w:rFonts w:ascii="Consolas" w:hAnsi="Consolas"/>
      <w:i/>
      <w:color w:val="06287E"/>
    </w:rPr>
  </w:style>
  <w:style w:type="character" w:customStyle="1" w:styleId="VariableTok">
    <w:name w:val="VariableTok"/>
    <w:basedOn w:val="VerbatimChar"/>
    <w:rsid w:val="00FE5719"/>
    <w:rPr>
      <w:rFonts w:ascii="Consolas" w:hAnsi="Consolas"/>
      <w:i/>
      <w:color w:val="19177C"/>
    </w:rPr>
  </w:style>
  <w:style w:type="character" w:customStyle="1" w:styleId="ControlFlowTok">
    <w:name w:val="ControlFlowTok"/>
    <w:basedOn w:val="VerbatimChar"/>
    <w:rsid w:val="00FE5719"/>
    <w:rPr>
      <w:rFonts w:ascii="Consolas" w:hAnsi="Consolas"/>
      <w:b/>
      <w:bCs w:val="0"/>
      <w:i/>
      <w:color w:val="007020"/>
    </w:rPr>
  </w:style>
  <w:style w:type="character" w:customStyle="1" w:styleId="OperatorTok">
    <w:name w:val="OperatorTok"/>
    <w:basedOn w:val="VerbatimChar"/>
    <w:rsid w:val="00FE5719"/>
    <w:rPr>
      <w:rFonts w:ascii="Consolas" w:hAnsi="Consolas"/>
      <w:i/>
      <w:color w:val="666666"/>
    </w:rPr>
  </w:style>
  <w:style w:type="character" w:customStyle="1" w:styleId="BuiltInTok">
    <w:name w:val="BuiltInTok"/>
    <w:basedOn w:val="VerbatimChar"/>
    <w:rsid w:val="00FE5719"/>
    <w:rPr>
      <w:rFonts w:ascii="Consolas" w:hAnsi="Consolas"/>
      <w:i/>
    </w:rPr>
  </w:style>
  <w:style w:type="character" w:customStyle="1" w:styleId="ExtensionTok">
    <w:name w:val="ExtensionTok"/>
    <w:basedOn w:val="VerbatimChar"/>
    <w:rsid w:val="00FE5719"/>
    <w:rPr>
      <w:rFonts w:ascii="Consolas" w:hAnsi="Consolas"/>
      <w:i/>
    </w:rPr>
  </w:style>
  <w:style w:type="character" w:customStyle="1" w:styleId="PreprocessorTok">
    <w:name w:val="PreprocessorTok"/>
    <w:basedOn w:val="VerbatimChar"/>
    <w:rsid w:val="00FE5719"/>
    <w:rPr>
      <w:rFonts w:ascii="Consolas" w:hAnsi="Consolas"/>
      <w:i/>
      <w:color w:val="BC7A00"/>
    </w:rPr>
  </w:style>
  <w:style w:type="character" w:customStyle="1" w:styleId="AttributeTok">
    <w:name w:val="AttributeTok"/>
    <w:basedOn w:val="VerbatimChar"/>
    <w:rsid w:val="00FE5719"/>
    <w:rPr>
      <w:rFonts w:ascii="Consolas" w:hAnsi="Consolas"/>
      <w:i/>
      <w:color w:val="7D9029"/>
    </w:rPr>
  </w:style>
  <w:style w:type="character" w:customStyle="1" w:styleId="RegionMarkerTok">
    <w:name w:val="RegionMarkerTok"/>
    <w:basedOn w:val="VerbatimChar"/>
    <w:rsid w:val="00FE5719"/>
    <w:rPr>
      <w:rFonts w:ascii="Consolas" w:hAnsi="Consolas"/>
      <w:i/>
    </w:rPr>
  </w:style>
  <w:style w:type="character" w:customStyle="1" w:styleId="InformationTok">
    <w:name w:val="InformationTok"/>
    <w:basedOn w:val="VerbatimChar"/>
    <w:rsid w:val="00FE5719"/>
    <w:rPr>
      <w:rFonts w:ascii="Consolas" w:hAnsi="Consolas"/>
      <w:b/>
      <w:bCs w:val="0"/>
      <w:i w:val="0"/>
      <w:color w:val="60A0B0"/>
    </w:rPr>
  </w:style>
  <w:style w:type="character" w:customStyle="1" w:styleId="WarningTok">
    <w:name w:val="WarningTok"/>
    <w:basedOn w:val="VerbatimChar"/>
    <w:rsid w:val="00FE5719"/>
    <w:rPr>
      <w:rFonts w:ascii="Consolas" w:hAnsi="Consolas"/>
      <w:b/>
      <w:bCs w:val="0"/>
      <w:i w:val="0"/>
      <w:color w:val="60A0B0"/>
    </w:rPr>
  </w:style>
  <w:style w:type="character" w:customStyle="1" w:styleId="AlertTok">
    <w:name w:val="AlertTok"/>
    <w:basedOn w:val="VerbatimChar"/>
    <w:rsid w:val="00FE5719"/>
    <w:rPr>
      <w:rFonts w:ascii="Consolas" w:hAnsi="Consolas"/>
      <w:b/>
      <w:bCs w:val="0"/>
      <w:i/>
      <w:color w:val="FF0000"/>
    </w:rPr>
  </w:style>
  <w:style w:type="character" w:customStyle="1" w:styleId="ErrorTok">
    <w:name w:val="ErrorTok"/>
    <w:basedOn w:val="VerbatimChar"/>
    <w:rsid w:val="00FE5719"/>
    <w:rPr>
      <w:rFonts w:ascii="Consolas" w:hAnsi="Consolas"/>
      <w:b/>
      <w:bCs w:val="0"/>
      <w:i/>
      <w:color w:val="FF0000"/>
    </w:rPr>
  </w:style>
  <w:style w:type="character" w:customStyle="1" w:styleId="NormalTok">
    <w:name w:val="NormalTok"/>
    <w:basedOn w:val="VerbatimChar"/>
    <w:rsid w:val="00FE5719"/>
    <w:rPr>
      <w:rFonts w:ascii="Consolas" w:hAnsi="Consolas"/>
      <w:i/>
    </w:rPr>
  </w:style>
  <w:style w:type="table" w:customStyle="1" w:styleId="Table">
    <w:name w:val="Table"/>
    <w:semiHidden/>
    <w:qFormat/>
    <w:rsid w:val="00FE5719"/>
    <w:pPr>
      <w:spacing w:after="200" w:line="240" w:lineRule="auto"/>
    </w:pPr>
    <w:rPr>
      <w:sz w:val="24"/>
      <w:szCs w:val="24"/>
      <w:lang w:val="en-US"/>
    </w:rPr>
    <w:tblPr>
      <w:tblCellMar>
        <w:top w:w="0" w:type="dxa"/>
        <w:left w:w="108" w:type="dxa"/>
        <w:bottom w:w="0" w:type="dxa"/>
        <w:right w:w="108" w:type="dxa"/>
      </w:tblCellMar>
    </w:tblPr>
  </w:style>
  <w:style w:type="table" w:styleId="TableGrid">
    <w:name w:val="Table Grid"/>
    <w:basedOn w:val="TableNormal"/>
    <w:uiPriority w:val="39"/>
    <w:rsid w:val="00C61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0DD2"/>
    <w:pPr>
      <w:ind w:left="720"/>
      <w:contextualSpacing/>
    </w:pPr>
  </w:style>
  <w:style w:type="character" w:styleId="UnresolvedMention">
    <w:name w:val="Unresolved Mention"/>
    <w:basedOn w:val="DefaultParagraphFont"/>
    <w:uiPriority w:val="99"/>
    <w:semiHidden/>
    <w:unhideWhenUsed/>
    <w:rsid w:val="004A5E30"/>
    <w:rPr>
      <w:color w:val="605E5C"/>
      <w:shd w:val="clear" w:color="auto" w:fill="E1DFDD"/>
    </w:rPr>
  </w:style>
  <w:style w:type="paragraph" w:styleId="TOC2">
    <w:name w:val="toc 2"/>
    <w:basedOn w:val="Normal"/>
    <w:next w:val="Normal"/>
    <w:autoRedefine/>
    <w:uiPriority w:val="39"/>
    <w:unhideWhenUsed/>
    <w:rsid w:val="00237AC9"/>
    <w:pPr>
      <w:spacing w:after="100"/>
      <w:ind w:left="240"/>
    </w:pPr>
  </w:style>
  <w:style w:type="paragraph" w:styleId="TOC3">
    <w:name w:val="toc 3"/>
    <w:basedOn w:val="Normal"/>
    <w:next w:val="Normal"/>
    <w:autoRedefine/>
    <w:uiPriority w:val="39"/>
    <w:unhideWhenUsed/>
    <w:rsid w:val="00237AC9"/>
    <w:pPr>
      <w:spacing w:after="100"/>
      <w:ind w:left="480"/>
    </w:pPr>
  </w:style>
  <w:style w:type="paragraph" w:styleId="TOC1">
    <w:name w:val="toc 1"/>
    <w:basedOn w:val="Normal"/>
    <w:next w:val="Normal"/>
    <w:autoRedefine/>
    <w:uiPriority w:val="39"/>
    <w:unhideWhenUsed/>
    <w:rsid w:val="007D0CF1"/>
    <w:pPr>
      <w:spacing w:after="100"/>
    </w:pPr>
  </w:style>
  <w:style w:type="paragraph" w:customStyle="1" w:styleId="Default">
    <w:name w:val="Default"/>
    <w:rsid w:val="006309BD"/>
    <w:pPr>
      <w:autoSpaceDE w:val="0"/>
      <w:autoSpaceDN w:val="0"/>
      <w:adjustRightInd w:val="0"/>
      <w:spacing w:after="0" w:line="240" w:lineRule="auto"/>
    </w:pPr>
    <w:rPr>
      <w:rFonts w:ascii="Gotham Narrow Light" w:hAnsi="Gotham Narrow Light" w:cs="Gotham Narrow Light"/>
      <w:color w:val="000000"/>
      <w:sz w:val="24"/>
      <w:szCs w:val="24"/>
    </w:rPr>
  </w:style>
  <w:style w:type="paragraph" w:customStyle="1" w:styleId="Pa1">
    <w:name w:val="Pa1"/>
    <w:basedOn w:val="Default"/>
    <w:next w:val="Default"/>
    <w:uiPriority w:val="99"/>
    <w:rsid w:val="006309BD"/>
    <w:pPr>
      <w:spacing w:line="197" w:lineRule="atLeast"/>
    </w:pPr>
    <w:rPr>
      <w:rFonts w:cstheme="minorBidi"/>
      <w:color w:val="auto"/>
    </w:rPr>
  </w:style>
  <w:style w:type="paragraph" w:styleId="NormalWeb">
    <w:name w:val="Normal (Web)"/>
    <w:basedOn w:val="Normal"/>
    <w:uiPriority w:val="99"/>
    <w:semiHidden/>
    <w:unhideWhenUsed/>
    <w:rsid w:val="00E70DDE"/>
    <w:pPr>
      <w:spacing w:before="100" w:beforeAutospacing="1" w:after="100" w:afterAutospacing="1"/>
    </w:pPr>
    <w:rPr>
      <w:rFonts w:ascii="Times New Roman" w:eastAsia="Times New Roman" w:hAnsi="Times New Roman" w:cs="Times New Roman"/>
      <w:lang w:val="en-GB" w:eastAsia="en-GB"/>
    </w:rPr>
  </w:style>
  <w:style w:type="character" w:styleId="Strong">
    <w:name w:val="Strong"/>
    <w:basedOn w:val="DefaultParagraphFont"/>
    <w:uiPriority w:val="22"/>
    <w:qFormat/>
    <w:rsid w:val="00E70DDE"/>
    <w:rPr>
      <w:b/>
      <w:bCs/>
    </w:rPr>
  </w:style>
  <w:style w:type="table" w:styleId="GridTable4-Accent5">
    <w:name w:val="Grid Table 4 Accent 5"/>
    <w:basedOn w:val="TableNormal"/>
    <w:uiPriority w:val="49"/>
    <w:rsid w:val="004845D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C72237"/>
    <w:pPr>
      <w:tabs>
        <w:tab w:val="center" w:pos="4513"/>
        <w:tab w:val="right" w:pos="9026"/>
      </w:tabs>
      <w:spacing w:after="0"/>
    </w:pPr>
  </w:style>
  <w:style w:type="character" w:customStyle="1" w:styleId="HeaderChar">
    <w:name w:val="Header Char"/>
    <w:basedOn w:val="DefaultParagraphFont"/>
    <w:link w:val="Header"/>
    <w:uiPriority w:val="99"/>
    <w:rsid w:val="00C72237"/>
    <w:rPr>
      <w:sz w:val="24"/>
      <w:szCs w:val="24"/>
      <w:lang w:val="en-US"/>
    </w:rPr>
  </w:style>
  <w:style w:type="paragraph" w:styleId="Footer">
    <w:name w:val="footer"/>
    <w:basedOn w:val="Normal"/>
    <w:link w:val="FooterChar"/>
    <w:uiPriority w:val="99"/>
    <w:unhideWhenUsed/>
    <w:rsid w:val="00C72237"/>
    <w:pPr>
      <w:tabs>
        <w:tab w:val="center" w:pos="4513"/>
        <w:tab w:val="right" w:pos="9026"/>
      </w:tabs>
      <w:spacing w:after="0"/>
    </w:pPr>
  </w:style>
  <w:style w:type="character" w:customStyle="1" w:styleId="FooterChar">
    <w:name w:val="Footer Char"/>
    <w:basedOn w:val="DefaultParagraphFont"/>
    <w:link w:val="Footer"/>
    <w:uiPriority w:val="99"/>
    <w:rsid w:val="00C72237"/>
    <w:rPr>
      <w:sz w:val="24"/>
      <w:szCs w:val="24"/>
      <w:lang w:val="en-US"/>
    </w:rPr>
  </w:style>
  <w:style w:type="paragraph" w:styleId="BalloonText">
    <w:name w:val="Balloon Text"/>
    <w:basedOn w:val="Normal"/>
    <w:link w:val="BalloonTextChar"/>
    <w:uiPriority w:val="99"/>
    <w:semiHidden/>
    <w:unhideWhenUsed/>
    <w:rsid w:val="00FE555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5553"/>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54165">
      <w:bodyDiv w:val="1"/>
      <w:marLeft w:val="0"/>
      <w:marRight w:val="0"/>
      <w:marTop w:val="0"/>
      <w:marBottom w:val="0"/>
      <w:divBdr>
        <w:top w:val="none" w:sz="0" w:space="0" w:color="auto"/>
        <w:left w:val="none" w:sz="0" w:space="0" w:color="auto"/>
        <w:bottom w:val="none" w:sz="0" w:space="0" w:color="auto"/>
        <w:right w:val="none" w:sz="0" w:space="0" w:color="auto"/>
      </w:divBdr>
    </w:div>
    <w:div w:id="149056354">
      <w:bodyDiv w:val="1"/>
      <w:marLeft w:val="0"/>
      <w:marRight w:val="0"/>
      <w:marTop w:val="0"/>
      <w:marBottom w:val="0"/>
      <w:divBdr>
        <w:top w:val="none" w:sz="0" w:space="0" w:color="auto"/>
        <w:left w:val="none" w:sz="0" w:space="0" w:color="auto"/>
        <w:bottom w:val="none" w:sz="0" w:space="0" w:color="auto"/>
        <w:right w:val="none" w:sz="0" w:space="0" w:color="auto"/>
      </w:divBdr>
    </w:div>
    <w:div w:id="257643958">
      <w:bodyDiv w:val="1"/>
      <w:marLeft w:val="0"/>
      <w:marRight w:val="0"/>
      <w:marTop w:val="0"/>
      <w:marBottom w:val="0"/>
      <w:divBdr>
        <w:top w:val="none" w:sz="0" w:space="0" w:color="auto"/>
        <w:left w:val="none" w:sz="0" w:space="0" w:color="auto"/>
        <w:bottom w:val="none" w:sz="0" w:space="0" w:color="auto"/>
        <w:right w:val="none" w:sz="0" w:space="0" w:color="auto"/>
      </w:divBdr>
    </w:div>
    <w:div w:id="390468006">
      <w:bodyDiv w:val="1"/>
      <w:marLeft w:val="0"/>
      <w:marRight w:val="0"/>
      <w:marTop w:val="0"/>
      <w:marBottom w:val="0"/>
      <w:divBdr>
        <w:top w:val="none" w:sz="0" w:space="0" w:color="auto"/>
        <w:left w:val="none" w:sz="0" w:space="0" w:color="auto"/>
        <w:bottom w:val="none" w:sz="0" w:space="0" w:color="auto"/>
        <w:right w:val="none" w:sz="0" w:space="0" w:color="auto"/>
      </w:divBdr>
    </w:div>
    <w:div w:id="510608679">
      <w:bodyDiv w:val="1"/>
      <w:marLeft w:val="0"/>
      <w:marRight w:val="0"/>
      <w:marTop w:val="0"/>
      <w:marBottom w:val="0"/>
      <w:divBdr>
        <w:top w:val="none" w:sz="0" w:space="0" w:color="auto"/>
        <w:left w:val="none" w:sz="0" w:space="0" w:color="auto"/>
        <w:bottom w:val="none" w:sz="0" w:space="0" w:color="auto"/>
        <w:right w:val="none" w:sz="0" w:space="0" w:color="auto"/>
      </w:divBdr>
    </w:div>
    <w:div w:id="595528098">
      <w:bodyDiv w:val="1"/>
      <w:marLeft w:val="0"/>
      <w:marRight w:val="0"/>
      <w:marTop w:val="0"/>
      <w:marBottom w:val="0"/>
      <w:divBdr>
        <w:top w:val="none" w:sz="0" w:space="0" w:color="auto"/>
        <w:left w:val="none" w:sz="0" w:space="0" w:color="auto"/>
        <w:bottom w:val="none" w:sz="0" w:space="0" w:color="auto"/>
        <w:right w:val="none" w:sz="0" w:space="0" w:color="auto"/>
      </w:divBdr>
    </w:div>
    <w:div w:id="654186747">
      <w:bodyDiv w:val="1"/>
      <w:marLeft w:val="0"/>
      <w:marRight w:val="0"/>
      <w:marTop w:val="0"/>
      <w:marBottom w:val="0"/>
      <w:divBdr>
        <w:top w:val="none" w:sz="0" w:space="0" w:color="auto"/>
        <w:left w:val="none" w:sz="0" w:space="0" w:color="auto"/>
        <w:bottom w:val="none" w:sz="0" w:space="0" w:color="auto"/>
        <w:right w:val="none" w:sz="0" w:space="0" w:color="auto"/>
      </w:divBdr>
    </w:div>
    <w:div w:id="659848826">
      <w:bodyDiv w:val="1"/>
      <w:marLeft w:val="0"/>
      <w:marRight w:val="0"/>
      <w:marTop w:val="0"/>
      <w:marBottom w:val="0"/>
      <w:divBdr>
        <w:top w:val="none" w:sz="0" w:space="0" w:color="auto"/>
        <w:left w:val="none" w:sz="0" w:space="0" w:color="auto"/>
        <w:bottom w:val="none" w:sz="0" w:space="0" w:color="auto"/>
        <w:right w:val="none" w:sz="0" w:space="0" w:color="auto"/>
      </w:divBdr>
    </w:div>
    <w:div w:id="713194136">
      <w:bodyDiv w:val="1"/>
      <w:marLeft w:val="0"/>
      <w:marRight w:val="0"/>
      <w:marTop w:val="0"/>
      <w:marBottom w:val="0"/>
      <w:divBdr>
        <w:top w:val="none" w:sz="0" w:space="0" w:color="auto"/>
        <w:left w:val="none" w:sz="0" w:space="0" w:color="auto"/>
        <w:bottom w:val="none" w:sz="0" w:space="0" w:color="auto"/>
        <w:right w:val="none" w:sz="0" w:space="0" w:color="auto"/>
      </w:divBdr>
    </w:div>
    <w:div w:id="1022704899">
      <w:bodyDiv w:val="1"/>
      <w:marLeft w:val="0"/>
      <w:marRight w:val="0"/>
      <w:marTop w:val="0"/>
      <w:marBottom w:val="0"/>
      <w:divBdr>
        <w:top w:val="none" w:sz="0" w:space="0" w:color="auto"/>
        <w:left w:val="none" w:sz="0" w:space="0" w:color="auto"/>
        <w:bottom w:val="none" w:sz="0" w:space="0" w:color="auto"/>
        <w:right w:val="none" w:sz="0" w:space="0" w:color="auto"/>
      </w:divBdr>
    </w:div>
    <w:div w:id="1121268491">
      <w:bodyDiv w:val="1"/>
      <w:marLeft w:val="0"/>
      <w:marRight w:val="0"/>
      <w:marTop w:val="0"/>
      <w:marBottom w:val="0"/>
      <w:divBdr>
        <w:top w:val="none" w:sz="0" w:space="0" w:color="auto"/>
        <w:left w:val="none" w:sz="0" w:space="0" w:color="auto"/>
        <w:bottom w:val="none" w:sz="0" w:space="0" w:color="auto"/>
        <w:right w:val="none" w:sz="0" w:space="0" w:color="auto"/>
      </w:divBdr>
    </w:div>
    <w:div w:id="1134130212">
      <w:bodyDiv w:val="1"/>
      <w:marLeft w:val="0"/>
      <w:marRight w:val="0"/>
      <w:marTop w:val="0"/>
      <w:marBottom w:val="0"/>
      <w:divBdr>
        <w:top w:val="none" w:sz="0" w:space="0" w:color="auto"/>
        <w:left w:val="none" w:sz="0" w:space="0" w:color="auto"/>
        <w:bottom w:val="none" w:sz="0" w:space="0" w:color="auto"/>
        <w:right w:val="none" w:sz="0" w:space="0" w:color="auto"/>
      </w:divBdr>
    </w:div>
    <w:div w:id="1254707803">
      <w:bodyDiv w:val="1"/>
      <w:marLeft w:val="0"/>
      <w:marRight w:val="0"/>
      <w:marTop w:val="0"/>
      <w:marBottom w:val="0"/>
      <w:divBdr>
        <w:top w:val="none" w:sz="0" w:space="0" w:color="auto"/>
        <w:left w:val="none" w:sz="0" w:space="0" w:color="auto"/>
        <w:bottom w:val="none" w:sz="0" w:space="0" w:color="auto"/>
        <w:right w:val="none" w:sz="0" w:space="0" w:color="auto"/>
      </w:divBdr>
    </w:div>
    <w:div w:id="1440371750">
      <w:bodyDiv w:val="1"/>
      <w:marLeft w:val="0"/>
      <w:marRight w:val="0"/>
      <w:marTop w:val="0"/>
      <w:marBottom w:val="0"/>
      <w:divBdr>
        <w:top w:val="none" w:sz="0" w:space="0" w:color="auto"/>
        <w:left w:val="none" w:sz="0" w:space="0" w:color="auto"/>
        <w:bottom w:val="none" w:sz="0" w:space="0" w:color="auto"/>
        <w:right w:val="none" w:sz="0" w:space="0" w:color="auto"/>
      </w:divBdr>
    </w:div>
    <w:div w:id="1541282314">
      <w:bodyDiv w:val="1"/>
      <w:marLeft w:val="0"/>
      <w:marRight w:val="0"/>
      <w:marTop w:val="0"/>
      <w:marBottom w:val="0"/>
      <w:divBdr>
        <w:top w:val="none" w:sz="0" w:space="0" w:color="auto"/>
        <w:left w:val="none" w:sz="0" w:space="0" w:color="auto"/>
        <w:bottom w:val="none" w:sz="0" w:space="0" w:color="auto"/>
        <w:right w:val="none" w:sz="0" w:space="0" w:color="auto"/>
      </w:divBdr>
    </w:div>
    <w:div w:id="1548638348">
      <w:bodyDiv w:val="1"/>
      <w:marLeft w:val="0"/>
      <w:marRight w:val="0"/>
      <w:marTop w:val="0"/>
      <w:marBottom w:val="0"/>
      <w:divBdr>
        <w:top w:val="none" w:sz="0" w:space="0" w:color="auto"/>
        <w:left w:val="none" w:sz="0" w:space="0" w:color="auto"/>
        <w:bottom w:val="none" w:sz="0" w:space="0" w:color="auto"/>
        <w:right w:val="none" w:sz="0" w:space="0" w:color="auto"/>
      </w:divBdr>
    </w:div>
    <w:div w:id="1579753480">
      <w:bodyDiv w:val="1"/>
      <w:marLeft w:val="0"/>
      <w:marRight w:val="0"/>
      <w:marTop w:val="0"/>
      <w:marBottom w:val="0"/>
      <w:divBdr>
        <w:top w:val="none" w:sz="0" w:space="0" w:color="auto"/>
        <w:left w:val="none" w:sz="0" w:space="0" w:color="auto"/>
        <w:bottom w:val="none" w:sz="0" w:space="0" w:color="auto"/>
        <w:right w:val="none" w:sz="0" w:space="0" w:color="auto"/>
      </w:divBdr>
    </w:div>
    <w:div w:id="1606379486">
      <w:bodyDiv w:val="1"/>
      <w:marLeft w:val="0"/>
      <w:marRight w:val="0"/>
      <w:marTop w:val="0"/>
      <w:marBottom w:val="0"/>
      <w:divBdr>
        <w:top w:val="none" w:sz="0" w:space="0" w:color="auto"/>
        <w:left w:val="none" w:sz="0" w:space="0" w:color="auto"/>
        <w:bottom w:val="none" w:sz="0" w:space="0" w:color="auto"/>
        <w:right w:val="none" w:sz="0" w:space="0" w:color="auto"/>
      </w:divBdr>
    </w:div>
    <w:div w:id="1767846105">
      <w:bodyDiv w:val="1"/>
      <w:marLeft w:val="0"/>
      <w:marRight w:val="0"/>
      <w:marTop w:val="0"/>
      <w:marBottom w:val="0"/>
      <w:divBdr>
        <w:top w:val="none" w:sz="0" w:space="0" w:color="auto"/>
        <w:left w:val="none" w:sz="0" w:space="0" w:color="auto"/>
        <w:bottom w:val="none" w:sz="0" w:space="0" w:color="auto"/>
        <w:right w:val="none" w:sz="0" w:space="0" w:color="auto"/>
      </w:divBdr>
    </w:div>
    <w:div w:id="1775860660">
      <w:bodyDiv w:val="1"/>
      <w:marLeft w:val="0"/>
      <w:marRight w:val="0"/>
      <w:marTop w:val="0"/>
      <w:marBottom w:val="0"/>
      <w:divBdr>
        <w:top w:val="none" w:sz="0" w:space="0" w:color="auto"/>
        <w:left w:val="none" w:sz="0" w:space="0" w:color="auto"/>
        <w:bottom w:val="none" w:sz="0" w:space="0" w:color="auto"/>
        <w:right w:val="none" w:sz="0" w:space="0" w:color="auto"/>
      </w:divBdr>
    </w:div>
    <w:div w:id="1802066465">
      <w:bodyDiv w:val="1"/>
      <w:marLeft w:val="0"/>
      <w:marRight w:val="0"/>
      <w:marTop w:val="0"/>
      <w:marBottom w:val="0"/>
      <w:divBdr>
        <w:top w:val="none" w:sz="0" w:space="0" w:color="auto"/>
        <w:left w:val="none" w:sz="0" w:space="0" w:color="auto"/>
        <w:bottom w:val="none" w:sz="0" w:space="0" w:color="auto"/>
        <w:right w:val="none" w:sz="0" w:space="0" w:color="auto"/>
      </w:divBdr>
    </w:div>
    <w:div w:id="1834684371">
      <w:bodyDiv w:val="1"/>
      <w:marLeft w:val="0"/>
      <w:marRight w:val="0"/>
      <w:marTop w:val="0"/>
      <w:marBottom w:val="0"/>
      <w:divBdr>
        <w:top w:val="none" w:sz="0" w:space="0" w:color="auto"/>
        <w:left w:val="none" w:sz="0" w:space="0" w:color="auto"/>
        <w:bottom w:val="none" w:sz="0" w:space="0" w:color="auto"/>
        <w:right w:val="none" w:sz="0" w:space="0" w:color="auto"/>
      </w:divBdr>
    </w:div>
    <w:div w:id="1862476261">
      <w:bodyDiv w:val="1"/>
      <w:marLeft w:val="0"/>
      <w:marRight w:val="0"/>
      <w:marTop w:val="0"/>
      <w:marBottom w:val="0"/>
      <w:divBdr>
        <w:top w:val="none" w:sz="0" w:space="0" w:color="auto"/>
        <w:left w:val="none" w:sz="0" w:space="0" w:color="auto"/>
        <w:bottom w:val="none" w:sz="0" w:space="0" w:color="auto"/>
        <w:right w:val="none" w:sz="0" w:space="0" w:color="auto"/>
      </w:divBdr>
    </w:div>
    <w:div w:id="1919360245">
      <w:bodyDiv w:val="1"/>
      <w:marLeft w:val="0"/>
      <w:marRight w:val="0"/>
      <w:marTop w:val="0"/>
      <w:marBottom w:val="0"/>
      <w:divBdr>
        <w:top w:val="none" w:sz="0" w:space="0" w:color="auto"/>
        <w:left w:val="none" w:sz="0" w:space="0" w:color="auto"/>
        <w:bottom w:val="none" w:sz="0" w:space="0" w:color="auto"/>
        <w:right w:val="none" w:sz="0" w:space="0" w:color="auto"/>
      </w:divBdr>
    </w:div>
    <w:div w:id="1931960085">
      <w:bodyDiv w:val="1"/>
      <w:marLeft w:val="0"/>
      <w:marRight w:val="0"/>
      <w:marTop w:val="0"/>
      <w:marBottom w:val="0"/>
      <w:divBdr>
        <w:top w:val="none" w:sz="0" w:space="0" w:color="auto"/>
        <w:left w:val="none" w:sz="0" w:space="0" w:color="auto"/>
        <w:bottom w:val="none" w:sz="0" w:space="0" w:color="auto"/>
        <w:right w:val="none" w:sz="0" w:space="0" w:color="auto"/>
      </w:divBdr>
    </w:div>
    <w:div w:id="2031568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2.vsdx"/><Relationship Id="rId18" Type="http://schemas.openxmlformats.org/officeDocument/2006/relationships/header" Target="header3.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9F9DF-C9B7-44A4-B2D4-379BB266C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2707</Words>
  <Characters>15431</Characters>
  <Application>Microsoft Office Word</Application>
  <DocSecurity>0</DocSecurity>
  <Lines>128</Lines>
  <Paragraphs>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 Antoine Durand</dc:creator>
  <cp:keywords/>
  <dc:description/>
  <cp:lastModifiedBy>Ping Song</cp:lastModifiedBy>
  <cp:revision>2</cp:revision>
  <dcterms:created xsi:type="dcterms:W3CDTF">2020-10-02T21:48:00Z</dcterms:created>
  <dcterms:modified xsi:type="dcterms:W3CDTF">2020-10-02T21:48:00Z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633b888-ae0d-4341-a75f-06e04137d755_Enabled">
    <vt:lpwstr>true</vt:lpwstr>
  </property>
  <property fmtid="{D5CDD505-2E9C-101B-9397-08002B2CF9AE}" pid="3" name="MSIP_Label_0633b888-ae0d-4341-a75f-06e04137d755_SetDate">
    <vt:lpwstr>2020-09-08T09:33:16Z</vt:lpwstr>
  </property>
  <property fmtid="{D5CDD505-2E9C-101B-9397-08002B2CF9AE}" pid="4" name="MSIP_Label_0633b888-ae0d-4341-a75f-06e04137d755_Method">
    <vt:lpwstr>Standard</vt:lpwstr>
  </property>
  <property fmtid="{D5CDD505-2E9C-101B-9397-08002B2CF9AE}" pid="5" name="MSIP_Label_0633b888-ae0d-4341-a75f-06e04137d755_Name">
    <vt:lpwstr>0633b888-ae0d-4341-a75f-06e04137d755</vt:lpwstr>
  </property>
  <property fmtid="{D5CDD505-2E9C-101B-9397-08002B2CF9AE}" pid="6" name="MSIP_Label_0633b888-ae0d-4341-a75f-06e04137d755_SiteId">
    <vt:lpwstr>bea78b3c-4cdb-4130-854a-1d193232e5f4</vt:lpwstr>
  </property>
  <property fmtid="{D5CDD505-2E9C-101B-9397-08002B2CF9AE}" pid="7" name="MSIP_Label_0633b888-ae0d-4341-a75f-06e04137d755_ActionId">
    <vt:lpwstr>ba1cbcf7-f134-45ee-a615-2d85bdc1b8b5</vt:lpwstr>
  </property>
  <property fmtid="{D5CDD505-2E9C-101B-9397-08002B2CF9AE}" pid="8" name="MSIP_Label_0633b888-ae0d-4341-a75f-06e04137d755_ContentBits">
    <vt:lpwstr>2</vt:lpwstr>
  </property>
</Properties>
</file>