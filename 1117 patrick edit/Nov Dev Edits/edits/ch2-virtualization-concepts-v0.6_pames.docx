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14686" w14:textId="1623BCD1" w:rsidR="005B039A" w:rsidDel="008F0233" w:rsidRDefault="005B039A">
      <w:pPr>
        <w:rPr>
          <w:del w:id="1" w:author="Patrick Ames" w:date="2020-11-10T08:22:00Z"/>
        </w:rPr>
      </w:pPr>
      <w:bookmarkStart w:id="2" w:name="X3c1aa6a763c38e2fe6312d35be915840fbbd736"/>
    </w:p>
    <w:p w14:paraId="7537AE84" w14:textId="6084A13A" w:rsidR="005B039A" w:rsidDel="008F0233" w:rsidRDefault="005B039A" w:rsidP="005B039A">
      <w:pPr>
        <w:spacing w:after="0"/>
        <w:rPr>
          <w:del w:id="3" w:author="Patrick Ames" w:date="2020-11-10T08:22:00Z"/>
        </w:rPr>
      </w:pPr>
    </w:p>
    <w:p w14:paraId="37C6E4DA" w14:textId="0467B835" w:rsidR="00AB4DE0" w:rsidRDefault="004E1954" w:rsidP="00AB4DE0">
      <w:pPr>
        <w:pStyle w:val="Heading1"/>
      </w:pPr>
      <w:bookmarkStart w:id="4" w:name="X6045c86eb7131506c3ea2d534af200f80100746"/>
      <w:bookmarkStart w:id="5" w:name="_Toc54881532"/>
      <w:bookmarkEnd w:id="2"/>
      <w:r>
        <w:t xml:space="preserve">Chapter 2: </w:t>
      </w:r>
      <w:r w:rsidR="00AB4DE0">
        <w:t xml:space="preserve">Virtualization </w:t>
      </w:r>
      <w:r w:rsidR="000955E9">
        <w:t>C</w:t>
      </w:r>
      <w:r w:rsidR="00AB4DE0">
        <w:t>oncepts</w:t>
      </w:r>
      <w:bookmarkEnd w:id="4"/>
      <w:bookmarkEnd w:id="5"/>
    </w:p>
    <w:p w14:paraId="644656C9" w14:textId="77777777" w:rsidR="00AB4DE0" w:rsidRDefault="00AB4DE0" w:rsidP="00AB4DE0">
      <w:pPr>
        <w:pStyle w:val="Heading2"/>
      </w:pPr>
      <w:bookmarkStart w:id="6" w:name="X8162a110f74907a7f6135ae7f861ca1acf6c26e"/>
      <w:bookmarkStart w:id="7" w:name="_Toc54881533"/>
      <w:r>
        <w:t>Server virtualization</w:t>
      </w:r>
      <w:bookmarkEnd w:id="6"/>
      <w:bookmarkEnd w:id="7"/>
    </w:p>
    <w:p w14:paraId="797C43D1" w14:textId="77777777" w:rsidR="00AB4DE0" w:rsidRDefault="00AB4DE0" w:rsidP="00AB4DE0">
      <w:pPr>
        <w:pStyle w:val="FirstParagraph"/>
      </w:pPr>
      <w:r>
        <w:t>Kernel-based Virtual Machine (KVM) is an open source virtualization technology built into Linux. It provides hardware assist to the virtualization software, using built-in CPU virtualization technology to reduce virtualization overheads (cache, I/O, memory) and improving security.</w:t>
      </w:r>
    </w:p>
    <w:p w14:paraId="2F42B139" w14:textId="77777777" w:rsidR="00AB4DE0" w:rsidRDefault="00AB4DE0" w:rsidP="00AB4DE0">
      <w:pPr>
        <w:pStyle w:val="BodyText"/>
      </w:pPr>
      <w:r>
        <w:t>QEMU is a hosted virtual machine emulator that provides a set of different hardware and device models for the guest machine. For the host, QEMU appears as a regular process scheduled by the standard Linux scheduler, with its own process memory. In the process, QEMU allocates a memory region that the guest sees as physical and executes the virtual machine’s CPU instructions.</w:t>
      </w:r>
    </w:p>
    <w:p w14:paraId="2C959AC5" w14:textId="605E14FA" w:rsidR="00AB4DE0" w:rsidRDefault="00AB4DE0" w:rsidP="00AB4DE0">
      <w:pPr>
        <w:pStyle w:val="BodyText"/>
      </w:pPr>
      <w:r>
        <w:t xml:space="preserve">With KVM, QEMU can just create a virtual machine with virtual CPUs (vCPUs) that the processor is aware of and runs native-speed instructions. When a special instruction is reached by KVM, like the ones that interacts with the devices or to special memory regions, vCPU pauses and informs QEMU of the cause of pause, allowing </w:t>
      </w:r>
      <w:ins w:id="8" w:author="Patrick Ames" w:date="2020-11-04T12:27:00Z">
        <w:r w:rsidR="00F25C14">
          <w:t xml:space="preserve">the </w:t>
        </w:r>
      </w:ins>
      <w:r>
        <w:t>hypervisor to react to that event.</w:t>
      </w:r>
    </w:p>
    <w:p w14:paraId="025F40DA" w14:textId="2FF9DE57" w:rsidR="00AB4DE0" w:rsidRDefault="00AB4DE0" w:rsidP="00AB4DE0">
      <w:pPr>
        <w:pStyle w:val="BodyText"/>
      </w:pPr>
      <w:r>
        <w:t xml:space="preserve">LibVirt is an </w:t>
      </w:r>
      <w:del w:id="9" w:author="Patrick Ames" w:date="2020-11-04T12:27:00Z">
        <w:r w:rsidDel="00F25C14">
          <w:delText xml:space="preserve">Open </w:delText>
        </w:r>
      </w:del>
      <w:ins w:id="10" w:author="Patrick Ames" w:date="2020-11-04T12:27:00Z">
        <w:r w:rsidR="00F25C14">
          <w:t xml:space="preserve">open </w:t>
        </w:r>
      </w:ins>
      <w:del w:id="11" w:author="Patrick Ames" w:date="2020-11-04T12:27:00Z">
        <w:r w:rsidDel="00F25C14">
          <w:delText xml:space="preserve">Source </w:delText>
        </w:r>
      </w:del>
      <w:ins w:id="12" w:author="Patrick Ames" w:date="2020-11-04T12:27:00Z">
        <w:r w:rsidR="00F25C14">
          <w:t xml:space="preserve">source </w:t>
        </w:r>
      </w:ins>
      <w:r>
        <w:t xml:space="preserve">toolkit to manage virtualization platforms. Libvirt is collection of </w:t>
      </w:r>
      <w:ins w:id="13" w:author="Patrick Ames" w:date="2020-11-04T12:27:00Z">
        <w:r w:rsidR="00F25C14">
          <w:t xml:space="preserve">different </w:t>
        </w:r>
      </w:ins>
      <w:r>
        <w:t>software</w:t>
      </w:r>
      <w:del w:id="14" w:author="Patrick Ames" w:date="2020-11-04T12:27:00Z">
        <w:r w:rsidDel="00F25C14">
          <w:delText>s</w:delText>
        </w:r>
      </w:del>
      <w:r>
        <w:t xml:space="preserve"> </w:t>
      </w:r>
      <w:del w:id="15" w:author="Patrick Ames" w:date="2020-11-04T12:27:00Z">
        <w:r w:rsidDel="00F25C14">
          <w:delText xml:space="preserve">which </w:delText>
        </w:r>
      </w:del>
      <w:ins w:id="16" w:author="Patrick Ames" w:date="2020-11-04T12:27:00Z">
        <w:r w:rsidR="00F25C14">
          <w:t xml:space="preserve">that </w:t>
        </w:r>
      </w:ins>
      <w:r>
        <w:t>allow</w:t>
      </w:r>
      <w:ins w:id="17" w:author="Patrick Ames" w:date="2020-11-04T12:27:00Z">
        <w:r w:rsidR="00F25C14">
          <w:t>s you</w:t>
        </w:r>
      </w:ins>
      <w:r>
        <w:t xml:space="preserve"> to manage virtual machines and other virtualization functionality, such as storage and network interface management</w:t>
      </w:r>
      <w:ins w:id="18" w:author="Patrick Ames" w:date="2020-11-04T12:29:00Z">
        <w:r w:rsidR="00F25C14">
          <w:t xml:space="preserve"> (see Figure 2.1)</w:t>
        </w:r>
      </w:ins>
      <w:r>
        <w:t xml:space="preserve">. LibVirt is proposing to define virtual components in a XML-formatted configurations, that are able to be translated into </w:t>
      </w:r>
      <w:ins w:id="19" w:author="Patrick Ames" w:date="2020-11-04T12:28:00Z">
        <w:r w:rsidR="00F25C14">
          <w:t xml:space="preserve">the </w:t>
        </w:r>
      </w:ins>
      <w:r>
        <w:t>QEMU command line.</w:t>
      </w:r>
    </w:p>
    <w:p w14:paraId="1B479109" w14:textId="7C061E61" w:rsidR="00AB4DE0" w:rsidRDefault="00AB4DE0" w:rsidP="00AB4DE0">
      <w:pPr>
        <w:pStyle w:val="BodyText"/>
        <w:rPr>
          <w:ins w:id="20" w:author="Patrick Ames" w:date="2020-11-04T12:28:00Z"/>
        </w:rPr>
      </w:pPr>
      <w:r>
        <w:rPr>
          <w:noProof/>
        </w:rPr>
        <w:lastRenderedPageBreak/>
        <w:drawing>
          <wp:inline distT="0" distB="0" distL="0" distR="0" wp14:anchorId="66AD1259" wp14:editId="18A5D6DF">
            <wp:extent cx="5334000" cy="5678834"/>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emf"/>
                    <pic:cNvPicPr>
                      <a:picLocks noChangeAspect="1" noChangeArrowheads="1"/>
                    </pic:cNvPicPr>
                  </pic:nvPicPr>
                  <pic:blipFill>
                    <a:blip r:embed="rId8"/>
                    <a:stretch>
                      <a:fillRect/>
                    </a:stretch>
                  </pic:blipFill>
                  <pic:spPr bwMode="auto">
                    <a:xfrm>
                      <a:off x="0" y="0"/>
                      <a:ext cx="5334000" cy="5678834"/>
                    </a:xfrm>
                    <a:prstGeom prst="rect">
                      <a:avLst/>
                    </a:prstGeom>
                    <a:noFill/>
                    <a:ln w="9525">
                      <a:noFill/>
                      <a:headEnd/>
                      <a:tailEnd/>
                    </a:ln>
                  </pic:spPr>
                </pic:pic>
              </a:graphicData>
            </a:graphic>
          </wp:inline>
        </w:drawing>
      </w:r>
    </w:p>
    <w:p w14:paraId="11C86B06" w14:textId="7C53ADE9" w:rsidR="00F25C14" w:rsidRDefault="00F25C14" w:rsidP="00AB4DE0">
      <w:pPr>
        <w:pStyle w:val="BodyText"/>
      </w:pPr>
      <w:ins w:id="21" w:author="Patrick Ames" w:date="2020-11-04T12:28:00Z">
        <w:r>
          <w:t>Figure 2.1</w:t>
        </w:r>
        <w:r>
          <w:tab/>
          <w:t>LibVert Compute Nod</w:t>
        </w:r>
      </w:ins>
      <w:ins w:id="22" w:author="Patrick Ames" w:date="2020-11-04T12:29:00Z">
        <w:r>
          <w:t>e</w:t>
        </w:r>
      </w:ins>
    </w:p>
    <w:p w14:paraId="2393D5B3" w14:textId="77777777" w:rsidR="00AB4DE0" w:rsidRDefault="00AB4DE0" w:rsidP="00AB4DE0">
      <w:pPr>
        <w:pStyle w:val="Heading2"/>
      </w:pPr>
      <w:bookmarkStart w:id="23" w:name="Xf51f3161863a847441a182c2e3d29d47f08e5f4"/>
      <w:bookmarkStart w:id="24" w:name="_Toc54881534"/>
      <w:r>
        <w:t>Inter Process Communication</w:t>
      </w:r>
      <w:bookmarkEnd w:id="23"/>
      <w:bookmarkEnd w:id="24"/>
    </w:p>
    <w:p w14:paraId="7979ECD2" w14:textId="77777777" w:rsidR="00AB4DE0" w:rsidRDefault="00AB4DE0" w:rsidP="00AB4DE0">
      <w:pPr>
        <w:pStyle w:val="FirstParagraph"/>
      </w:pPr>
      <w:r>
        <w:t>Inter process communication (IPC) is a mechanism which allows processes to communicate with each other and synchronize their actions. The communication between these processes can be considered as a method of cooperation between them.</w:t>
      </w:r>
    </w:p>
    <w:p w14:paraId="557F285A" w14:textId="09D28A9E" w:rsidR="00AB4DE0" w:rsidRDefault="00AB4DE0" w:rsidP="00AB4DE0">
      <w:pPr>
        <w:pStyle w:val="BodyText"/>
      </w:pPr>
      <w:r>
        <w:t xml:space="preserve">IPC is used in network virtualization in order to be able to exchange data between different distributed processes of a same application (for example, </w:t>
      </w:r>
      <w:del w:id="25" w:author="Patrick Ames" w:date="2020-11-04T12:30:00Z">
        <w:r w:rsidDel="00F25C14">
          <w:delText xml:space="preserve">virtio </w:delText>
        </w:r>
      </w:del>
      <w:ins w:id="26" w:author="Patrick Ames" w:date="2020-11-04T12:30:00Z">
        <w:r w:rsidR="00F25C14">
          <w:t xml:space="preserve">Virtio </w:t>
        </w:r>
      </w:ins>
      <w:r>
        <w:t xml:space="preserve">frontend and backend, </w:t>
      </w:r>
      <w:del w:id="27" w:author="Patrick Ames" w:date="2020-11-04T12:30:00Z">
        <w:r w:rsidDel="00F25C14">
          <w:delText xml:space="preserve">contrail </w:delText>
        </w:r>
      </w:del>
      <w:ins w:id="28" w:author="Patrick Ames" w:date="2020-11-04T12:30:00Z">
        <w:r w:rsidR="00F25C14">
          <w:t xml:space="preserve">Contrail </w:t>
        </w:r>
      </w:ins>
      <w:r>
        <w:t>vrouter agent and dataplane, etc</w:t>
      </w:r>
      <w:ins w:id="29" w:author="Patrick Ames" w:date="2020-11-04T12:30:00Z">
        <w:r w:rsidR="00F25C14">
          <w:t>.</w:t>
        </w:r>
      </w:ins>
      <w:del w:id="30" w:author="Patrick Ames" w:date="2020-11-04T12:30:00Z">
        <w:r w:rsidDel="00F25C14">
          <w:delText xml:space="preserve"> …</w:delText>
        </w:r>
      </w:del>
      <w:r>
        <w:t xml:space="preserve">) or between processes of distinct applications (e.g., </w:t>
      </w:r>
      <w:del w:id="31" w:author="Patrick Ames" w:date="2020-11-04T12:30:00Z">
        <w:r w:rsidDel="00F25C14">
          <w:delText xml:space="preserve">contrail </w:delText>
        </w:r>
      </w:del>
      <w:ins w:id="32" w:author="Patrick Ames" w:date="2020-11-04T12:30:00Z">
        <w:r w:rsidR="00F25C14">
          <w:t xml:space="preserve">contrail </w:t>
        </w:r>
      </w:ins>
      <w:r>
        <w:t xml:space="preserve">vrouter and QEMU </w:t>
      </w:r>
      <w:del w:id="33" w:author="Patrick Ames" w:date="2020-11-04T12:30:00Z">
        <w:r w:rsidDel="00F25C14">
          <w:delText>virtio</w:delText>
        </w:r>
      </w:del>
      <w:ins w:id="34" w:author="Patrick Ames" w:date="2020-11-04T12:30:00Z">
        <w:r w:rsidR="00F25C14">
          <w:t>Virtio</w:t>
        </w:r>
      </w:ins>
      <w:r>
        <w:t xml:space="preserve">, </w:t>
      </w:r>
      <w:del w:id="35" w:author="Patrick Ames" w:date="2020-11-04T12:30:00Z">
        <w:r w:rsidDel="00F25C14">
          <w:delText xml:space="preserve">virtio </w:delText>
        </w:r>
      </w:del>
      <w:ins w:id="36" w:author="Patrick Ames" w:date="2020-11-04T12:30:00Z">
        <w:r w:rsidR="00F25C14">
          <w:t xml:space="preserve">Virtio </w:t>
        </w:r>
      </w:ins>
      <w:r>
        <w:t>and VFIO, and so on)</w:t>
      </w:r>
      <w:ins w:id="37" w:author="Patrick Ames" w:date="2020-11-04T12:30:00Z">
        <w:r w:rsidR="00F25C14">
          <w:t>.</w:t>
        </w:r>
      </w:ins>
    </w:p>
    <w:p w14:paraId="0A3BEC79" w14:textId="77777777" w:rsidR="00AB4DE0" w:rsidRDefault="00AB4DE0" w:rsidP="00AB4DE0">
      <w:pPr>
        <w:pStyle w:val="BodyText"/>
      </w:pPr>
      <w:r>
        <w:t>Two different modes of communication are used for IPC:</w:t>
      </w:r>
    </w:p>
    <w:p w14:paraId="37EBA763" w14:textId="77777777" w:rsidR="00AB4DE0" w:rsidRDefault="00AB4DE0" w:rsidP="00AB4DE0">
      <w:pPr>
        <w:numPr>
          <w:ilvl w:val="0"/>
          <w:numId w:val="2"/>
        </w:numPr>
      </w:pPr>
      <w:r>
        <w:lastRenderedPageBreak/>
        <w:t>Shared Memory: processes are reading and writing information into shared memory region.</w:t>
      </w:r>
    </w:p>
    <w:p w14:paraId="66815B1A" w14:textId="77777777" w:rsidR="00AB4DE0" w:rsidRDefault="00AB4DE0" w:rsidP="00AB4DE0">
      <w:pPr>
        <w:numPr>
          <w:ilvl w:val="0"/>
          <w:numId w:val="2"/>
        </w:numPr>
      </w:pPr>
      <w:r>
        <w:t>Message Passing: processes are establishing a communication link which will be used to exchange messages.</w:t>
      </w:r>
    </w:p>
    <w:p w14:paraId="0B90E1FE" w14:textId="77777777" w:rsidR="00AB4DE0" w:rsidRDefault="00AB4DE0" w:rsidP="00AB4DE0">
      <w:pPr>
        <w:pStyle w:val="Heading3"/>
      </w:pPr>
      <w:bookmarkStart w:id="38" w:name="X15fe91e0624a39e6f3bf9c7841b138758223b00"/>
      <w:bookmarkStart w:id="39" w:name="_Toc54881535"/>
      <w:r>
        <w:t>Shared Memory</w:t>
      </w:r>
      <w:bookmarkEnd w:id="38"/>
      <w:bookmarkEnd w:id="39"/>
    </w:p>
    <w:p w14:paraId="503A962E" w14:textId="50711785" w:rsidR="00AB4DE0" w:rsidRDefault="00AB4DE0" w:rsidP="00AB4DE0">
      <w:pPr>
        <w:pStyle w:val="FirstParagraph"/>
      </w:pPr>
      <w:del w:id="40" w:author="Patrick Ames" w:date="2020-11-04T12:31:00Z">
        <w:r w:rsidDel="00F25C14">
          <w:delText xml:space="preserve">Following </w:delText>
        </w:r>
      </w:del>
      <w:ins w:id="41" w:author="Patrick Ames" w:date="2020-11-04T12:31:00Z">
        <w:r w:rsidR="00F25C14">
          <w:t xml:space="preserve">The following </w:t>
        </w:r>
      </w:ins>
      <w:r>
        <w:t>scenario is used when shared memory is used for IPC:</w:t>
      </w:r>
    </w:p>
    <w:p w14:paraId="72A0326F" w14:textId="1DA033A4" w:rsidR="00AB4DE0" w:rsidRDefault="00AB4DE0" w:rsidP="00AB4DE0">
      <w:pPr>
        <w:numPr>
          <w:ilvl w:val="0"/>
          <w:numId w:val="2"/>
        </w:numPr>
      </w:pPr>
      <w:r>
        <w:t>First, a shared memory area is defined (shmget) with a key identifier known by processes involved in</w:t>
      </w:r>
      <w:del w:id="42" w:author="Patrick Ames" w:date="2020-11-04T12:31:00Z">
        <w:r w:rsidDel="00F25C14">
          <w:delText>to</w:delText>
        </w:r>
      </w:del>
      <w:r>
        <w:t xml:space="preserve"> the communication.</w:t>
      </w:r>
    </w:p>
    <w:p w14:paraId="06BBB05B" w14:textId="77777777" w:rsidR="00AB4DE0" w:rsidRDefault="00AB4DE0" w:rsidP="00AB4DE0">
      <w:pPr>
        <w:numPr>
          <w:ilvl w:val="0"/>
          <w:numId w:val="2"/>
        </w:numPr>
      </w:pPr>
      <w:r>
        <w:t>Second, processes are attaching (shmat) to the shared memory and are retrieving a memory pointer.</w:t>
      </w:r>
    </w:p>
    <w:p w14:paraId="6969596A" w14:textId="77777777" w:rsidR="00AB4DE0" w:rsidRDefault="00AB4DE0" w:rsidP="00AB4DE0">
      <w:pPr>
        <w:numPr>
          <w:ilvl w:val="0"/>
          <w:numId w:val="2"/>
        </w:numPr>
      </w:pPr>
      <w:r>
        <w:t>Then, processes are reading or writing information in the shared memory using the shared memory pointer (read/write operation).</w:t>
      </w:r>
    </w:p>
    <w:p w14:paraId="099826DB" w14:textId="77777777" w:rsidR="00AB4DE0" w:rsidRDefault="00AB4DE0" w:rsidP="00AB4DE0">
      <w:pPr>
        <w:numPr>
          <w:ilvl w:val="0"/>
          <w:numId w:val="2"/>
        </w:numPr>
      </w:pPr>
      <w:r>
        <w:t>Next, processes are detaching from the shared memory (shmdt)</w:t>
      </w:r>
    </w:p>
    <w:p w14:paraId="2D174FE4" w14:textId="77777777" w:rsidR="00AB4DE0" w:rsidRDefault="00AB4DE0" w:rsidP="00AB4DE0">
      <w:pPr>
        <w:numPr>
          <w:ilvl w:val="0"/>
          <w:numId w:val="2"/>
        </w:numPr>
      </w:pPr>
      <w:r>
        <w:t>Last, the shared memory area is freed (shmctl)</w:t>
      </w:r>
    </w:p>
    <w:p w14:paraId="7260975F" w14:textId="6D45B7A1" w:rsidR="00AB4DE0" w:rsidRDefault="00AB4DE0" w:rsidP="00AB4DE0">
      <w:pPr>
        <w:pStyle w:val="FirstParagraph"/>
      </w:pPr>
      <w:del w:id="43" w:author="Patrick Ames" w:date="2020-11-04T12:31:00Z">
        <w:r w:rsidDel="00F25C14">
          <w:delText xml:space="preserve">Following </w:delText>
        </w:r>
      </w:del>
      <w:ins w:id="44" w:author="Patrick Ames" w:date="2020-11-04T12:31:00Z">
        <w:r w:rsidR="00F25C14">
          <w:t xml:space="preserve">The following </w:t>
        </w:r>
      </w:ins>
      <w:r>
        <w:t>system calls are used in shared memory IPC:</w:t>
      </w:r>
    </w:p>
    <w:p w14:paraId="7E9C0487" w14:textId="77777777" w:rsidR="00AB4DE0" w:rsidRDefault="00AB4DE0" w:rsidP="00AB4DE0">
      <w:pPr>
        <w:numPr>
          <w:ilvl w:val="0"/>
          <w:numId w:val="2"/>
        </w:numPr>
      </w:pPr>
      <w:r>
        <w:t>shmget: create the shared memory segment or use an already created shared memory segment.</w:t>
      </w:r>
    </w:p>
    <w:p w14:paraId="4266BA56" w14:textId="77777777" w:rsidR="00AB4DE0" w:rsidRDefault="00AB4DE0" w:rsidP="00AB4DE0">
      <w:pPr>
        <w:numPr>
          <w:ilvl w:val="0"/>
          <w:numId w:val="2"/>
        </w:numPr>
      </w:pPr>
      <w:r>
        <w:t>shmat: attach the process to the already created shared memory segment.</w:t>
      </w:r>
    </w:p>
    <w:p w14:paraId="7A07427D" w14:textId="77777777" w:rsidR="00AB4DE0" w:rsidRDefault="00AB4DE0" w:rsidP="00AB4DE0">
      <w:pPr>
        <w:numPr>
          <w:ilvl w:val="0"/>
          <w:numId w:val="2"/>
        </w:numPr>
      </w:pPr>
      <w:r>
        <w:t>shmdt: detach the process from the already attached shared memory segment.</w:t>
      </w:r>
    </w:p>
    <w:p w14:paraId="038EC008" w14:textId="77777777" w:rsidR="00AB4DE0" w:rsidRDefault="00AB4DE0" w:rsidP="00AB4DE0">
      <w:pPr>
        <w:numPr>
          <w:ilvl w:val="0"/>
          <w:numId w:val="2"/>
        </w:numPr>
      </w:pPr>
      <w:r>
        <w:t>shmctl: control operations on the shared memory segment (set permissions, collect information).</w:t>
      </w:r>
    </w:p>
    <w:p w14:paraId="1669A7E2" w14:textId="77777777" w:rsidR="00AB4DE0" w:rsidRDefault="00AB4DE0" w:rsidP="00AB4DE0">
      <w:pPr>
        <w:pStyle w:val="Heading3"/>
      </w:pPr>
      <w:bookmarkStart w:id="45" w:name="Xde4a8322f09bdade2e315985453e4a35a7c3b16"/>
      <w:bookmarkStart w:id="46" w:name="_Toc54881536"/>
      <w:r>
        <w:t>Message passing</w:t>
      </w:r>
      <w:bookmarkEnd w:id="45"/>
      <w:bookmarkEnd w:id="46"/>
    </w:p>
    <w:p w14:paraId="6E5A4CAF" w14:textId="77777777" w:rsidR="00AB4DE0" w:rsidRDefault="00AB4DE0" w:rsidP="00AB4DE0">
      <w:pPr>
        <w:pStyle w:val="FirstParagraph"/>
      </w:pPr>
      <w:r>
        <w:t>Several message passing methods are available to exchange data information between processes:</w:t>
      </w:r>
    </w:p>
    <w:p w14:paraId="193CCFA3" w14:textId="473E86D8" w:rsidR="00AB4DE0" w:rsidRDefault="00AB4DE0" w:rsidP="00AB4DE0">
      <w:pPr>
        <w:numPr>
          <w:ilvl w:val="0"/>
          <w:numId w:val="2"/>
        </w:numPr>
      </w:pPr>
      <w:r>
        <w:t xml:space="preserve">eventfd: is a system call that creates an </w:t>
      </w:r>
      <w:del w:id="47" w:author="Patrick Ames" w:date="2020-11-04T12:32:00Z">
        <w:r w:rsidDel="00F25C14">
          <w:delText>"</w:delText>
        </w:r>
      </w:del>
      <w:r>
        <w:t>eventfd object</w:t>
      </w:r>
      <w:del w:id="48" w:author="Patrick Ames" w:date="2020-11-04T12:32:00Z">
        <w:r w:rsidDel="00F25C14">
          <w:delText>"</w:delText>
        </w:r>
      </w:del>
      <w:r>
        <w:t xml:space="preserve"> (64-bit integer). It can be used as an event wait/notify mechanism by user-space applications, and by the kernel to notify user-space applications of events.</w:t>
      </w:r>
    </w:p>
    <w:p w14:paraId="4CF64FA5" w14:textId="1AF69D5E" w:rsidR="00AB4DE0" w:rsidRDefault="00AB4DE0" w:rsidP="00AB4DE0">
      <w:pPr>
        <w:numPr>
          <w:ilvl w:val="0"/>
          <w:numId w:val="2"/>
        </w:numPr>
      </w:pPr>
      <w:r>
        <w:t xml:space="preserve">pipe (and named pipe) </w:t>
      </w:r>
      <w:del w:id="49" w:author="Patrick Ames" w:date="2020-11-04T12:33:00Z">
        <w:r w:rsidDel="00F25C14">
          <w:delText xml:space="preserve">are </w:delText>
        </w:r>
      </w:del>
      <w:ins w:id="50" w:author="Patrick Ames" w:date="2020-11-04T12:33:00Z">
        <w:r w:rsidR="00F25C14">
          <w:t xml:space="preserve">is a </w:t>
        </w:r>
      </w:ins>
      <w:r>
        <w:t>unidirectional data channel. Data written to the write-end of the pipe is buffered by the operating system until it is read from the read-end of the pipe.</w:t>
      </w:r>
    </w:p>
    <w:p w14:paraId="205A45F5" w14:textId="77777777" w:rsidR="00AB4DE0" w:rsidRDefault="00AB4DE0" w:rsidP="00AB4DE0">
      <w:pPr>
        <w:numPr>
          <w:ilvl w:val="0"/>
          <w:numId w:val="2"/>
        </w:numPr>
      </w:pPr>
      <w:r>
        <w:t xml:space="preserve">Unix Domain Socket: domain sockets use the file system as their address space. Processes reference a domain socket as an inode, and multiple processes can </w:t>
      </w:r>
      <w:r>
        <w:lastRenderedPageBreak/>
        <w:t>communicate using a same socket. The server of the communication binds a Unix socket to a path in the file system, so a client can connect to it using that path.</w:t>
      </w:r>
    </w:p>
    <w:p w14:paraId="423A99C0" w14:textId="0C24F943" w:rsidR="00AB4DE0" w:rsidRDefault="00AB4DE0" w:rsidP="00AB4DE0">
      <w:pPr>
        <w:pStyle w:val="FirstParagraph"/>
      </w:pPr>
      <w:r>
        <w:t xml:space="preserve">There are some other mechanisms that can be used by processes to exchange messages (shared file, message queues, network sockets, and signals system calls) </w:t>
      </w:r>
      <w:del w:id="51" w:author="Patrick Ames" w:date="2020-11-04T12:33:00Z">
        <w:r w:rsidDel="00F25C14">
          <w:delText xml:space="preserve">and </w:delText>
        </w:r>
      </w:del>
      <w:ins w:id="52" w:author="Patrick Ames" w:date="2020-11-04T12:33:00Z">
        <w:r w:rsidR="00F25C14">
          <w:t xml:space="preserve">but </w:t>
        </w:r>
      </w:ins>
      <w:r>
        <w:t>are not described in this document.</w:t>
      </w:r>
    </w:p>
    <w:p w14:paraId="5D293B1B" w14:textId="7599EB52" w:rsidR="00AB4DE0" w:rsidRDefault="00AB4DE0" w:rsidP="00AB4DE0">
      <w:pPr>
        <w:pStyle w:val="Heading2"/>
      </w:pPr>
      <w:bookmarkStart w:id="53" w:name="X4769f6e96c3df0f6d62aae2691fc67e9e80baa0"/>
      <w:bookmarkStart w:id="54" w:name="_Toc54881537"/>
      <w:r>
        <w:t xml:space="preserve">Network </w:t>
      </w:r>
      <w:del w:id="55" w:author="Patrick Ames" w:date="2020-11-04T12:33:00Z">
        <w:r w:rsidDel="00F25C14">
          <w:delText xml:space="preserve">device </w:delText>
        </w:r>
      </w:del>
      <w:ins w:id="56" w:author="Patrick Ames" w:date="2020-11-04T12:33:00Z">
        <w:r w:rsidR="00F25C14">
          <w:t xml:space="preserve">Device </w:t>
        </w:r>
      </w:ins>
      <w:r>
        <w:t>Architecture and concepts</w:t>
      </w:r>
      <w:bookmarkEnd w:id="53"/>
      <w:bookmarkEnd w:id="54"/>
    </w:p>
    <w:p w14:paraId="11CD6B47" w14:textId="77777777" w:rsidR="00AB4DE0" w:rsidRDefault="00AB4DE0" w:rsidP="00AB4DE0">
      <w:pPr>
        <w:pStyle w:val="Heading3"/>
      </w:pPr>
      <w:bookmarkStart w:id="57" w:name="Xe96ed761d024f635c0635c89444e7e586f54c07"/>
      <w:bookmarkStart w:id="58" w:name="_Toc54881538"/>
      <w:r>
        <w:t>Control and Data paths</w:t>
      </w:r>
      <w:bookmarkEnd w:id="57"/>
      <w:bookmarkEnd w:id="58"/>
    </w:p>
    <w:p w14:paraId="10994EEC" w14:textId="24E5DC40" w:rsidR="00AB4DE0" w:rsidRDefault="00AB4DE0" w:rsidP="00AB4DE0">
      <w:pPr>
        <w:pStyle w:val="FirstParagraph"/>
      </w:pPr>
      <w:r>
        <w:t>Two different flows are used by a network application using a NIC device</w:t>
      </w:r>
      <w:ins w:id="59" w:author="Patrick Ames" w:date="2020-11-04T12:42:00Z">
        <w:r w:rsidR="00AB1D92">
          <w:t xml:space="preserve"> (Figure 2.2)</w:t>
        </w:r>
      </w:ins>
      <w:r>
        <w:t>:</w:t>
      </w:r>
    </w:p>
    <w:p w14:paraId="64757C30" w14:textId="77777777" w:rsidR="00AB4DE0" w:rsidRDefault="00AB4DE0" w:rsidP="00AB4DE0">
      <w:pPr>
        <w:numPr>
          <w:ilvl w:val="0"/>
          <w:numId w:val="2"/>
        </w:numPr>
      </w:pPr>
      <w:r>
        <w:t>Control: manages configuration changes (activation/deactivation) and capability negotiation (speed, duplex, buffer size) between the NIC and network application for establishing and terminating the data path on which data packets will be transferred.</w:t>
      </w:r>
    </w:p>
    <w:p w14:paraId="0A2A3015" w14:textId="2CE595A9" w:rsidR="00AB4DE0" w:rsidRDefault="00AB4DE0" w:rsidP="00AB4DE0">
      <w:pPr>
        <w:numPr>
          <w:ilvl w:val="0"/>
          <w:numId w:val="2"/>
        </w:numPr>
      </w:pPr>
      <w:r>
        <w:t>Data: performs data packets transfer between NIC and network application. Packet</w:t>
      </w:r>
      <w:ins w:id="60" w:author="Patrick Ames" w:date="2020-11-04T12:34:00Z">
        <w:r w:rsidR="00F25C14">
          <w:t>s</w:t>
        </w:r>
      </w:ins>
      <w:r>
        <w:t xml:space="preserve"> are transferred from NIC internal buffer to a host memory area which is reachable by the network application.</w:t>
      </w:r>
    </w:p>
    <w:p w14:paraId="0F8345A9" w14:textId="7EAB4B62" w:rsidR="00AB4DE0" w:rsidRDefault="00AB4DE0" w:rsidP="00AB4DE0">
      <w:pPr>
        <w:pStyle w:val="FirstParagraph"/>
        <w:rPr>
          <w:ins w:id="61" w:author="Patrick Ames" w:date="2020-11-04T12:34:00Z"/>
        </w:rPr>
      </w:pPr>
      <w:r>
        <w:rPr>
          <w:noProof/>
        </w:rPr>
        <w:drawing>
          <wp:inline distT="0" distB="0" distL="0" distR="0" wp14:anchorId="2D30EA20" wp14:editId="4892A18B">
            <wp:extent cx="4409872" cy="4353059"/>
            <wp:effectExtent l="0" t="0" r="0" b="0"/>
            <wp:docPr id="5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emf"/>
                    <pic:cNvPicPr>
                      <a:picLocks noChangeAspect="1" noChangeArrowheads="1"/>
                    </pic:cNvPicPr>
                  </pic:nvPicPr>
                  <pic:blipFill>
                    <a:blip r:embed="rId9"/>
                    <a:stretch>
                      <a:fillRect/>
                    </a:stretch>
                  </pic:blipFill>
                  <pic:spPr bwMode="auto">
                    <a:xfrm>
                      <a:off x="0" y="0"/>
                      <a:ext cx="4409872" cy="4353059"/>
                    </a:xfrm>
                    <a:prstGeom prst="rect">
                      <a:avLst/>
                    </a:prstGeom>
                    <a:noFill/>
                    <a:ln w="9525">
                      <a:noFill/>
                      <a:headEnd/>
                      <a:tailEnd/>
                    </a:ln>
                  </pic:spPr>
                </pic:pic>
              </a:graphicData>
            </a:graphic>
          </wp:inline>
        </w:drawing>
      </w:r>
    </w:p>
    <w:p w14:paraId="0C77EA63" w14:textId="086A6CDC" w:rsidR="00F25C14" w:rsidRPr="00F25C14" w:rsidRDefault="00F25C14">
      <w:pPr>
        <w:pStyle w:val="BodyText"/>
        <w:pPrChange w:id="62" w:author="Patrick Ames" w:date="2020-11-04T12:34:00Z">
          <w:pPr>
            <w:pStyle w:val="FirstParagraph"/>
          </w:pPr>
        </w:pPrChange>
      </w:pPr>
      <w:ins w:id="63" w:author="Patrick Ames" w:date="2020-11-04T12:34:00Z">
        <w:r>
          <w:t>Figure 2.2</w:t>
        </w:r>
        <w:r>
          <w:tab/>
        </w:r>
      </w:ins>
      <w:ins w:id="64" w:author="Patrick Ames" w:date="2020-11-04T12:42:00Z">
        <w:r w:rsidR="00AB1D92">
          <w:t>Two different flows using a NIC device</w:t>
        </w:r>
      </w:ins>
    </w:p>
    <w:p w14:paraId="3A14286E" w14:textId="77777777" w:rsidR="00AB4DE0" w:rsidRDefault="00AB4DE0" w:rsidP="00AB4DE0">
      <w:pPr>
        <w:pStyle w:val="BodyText"/>
      </w:pPr>
      <w:r>
        <w:lastRenderedPageBreak/>
        <w:t>Each flow is using a well-defined path:</w:t>
      </w:r>
    </w:p>
    <w:p w14:paraId="325FDB1B" w14:textId="77777777" w:rsidR="00AB4DE0" w:rsidRDefault="00AB4DE0" w:rsidP="00AB4DE0">
      <w:pPr>
        <w:numPr>
          <w:ilvl w:val="0"/>
          <w:numId w:val="2"/>
        </w:numPr>
      </w:pPr>
      <w:r>
        <w:t>control path</w:t>
      </w:r>
    </w:p>
    <w:p w14:paraId="226557CD" w14:textId="77777777" w:rsidR="00AB4DE0" w:rsidRDefault="00AB4DE0" w:rsidP="00AB4DE0">
      <w:pPr>
        <w:numPr>
          <w:ilvl w:val="0"/>
          <w:numId w:val="2"/>
        </w:numPr>
      </w:pPr>
      <w:r>
        <w:t>data path</w:t>
      </w:r>
    </w:p>
    <w:p w14:paraId="24E627C5" w14:textId="00635995" w:rsidR="00AB4DE0" w:rsidRDefault="00AB4DE0" w:rsidP="00AB4DE0">
      <w:pPr>
        <w:pStyle w:val="Heading3"/>
      </w:pPr>
      <w:bookmarkStart w:id="65" w:name="X2938493dfdac8e8ab952b9bb15edb4dfbd4673b"/>
      <w:bookmarkStart w:id="66" w:name="_Toc54881539"/>
      <w:r>
        <w:t xml:space="preserve">Event </w:t>
      </w:r>
      <w:del w:id="67" w:author="Patrick Ames" w:date="2020-11-04T12:42:00Z">
        <w:r w:rsidDel="00AB1D92">
          <w:delText xml:space="preserve">versus </w:delText>
        </w:r>
      </w:del>
      <w:ins w:id="68" w:author="Patrick Ames" w:date="2020-11-04T12:42:00Z">
        <w:r w:rsidR="00AB1D92">
          <w:t xml:space="preserve">Versus </w:t>
        </w:r>
      </w:ins>
      <w:del w:id="69" w:author="Patrick Ames" w:date="2020-11-04T12:42:00Z">
        <w:r w:rsidDel="00AB1D92">
          <w:delText>polling</w:delText>
        </w:r>
      </w:del>
      <w:ins w:id="70" w:author="Patrick Ames" w:date="2020-11-04T12:42:00Z">
        <w:r w:rsidR="00AB1D92">
          <w:t>Polling-</w:t>
        </w:r>
      </w:ins>
      <w:del w:id="71" w:author="Patrick Ames" w:date="2020-11-04T12:42:00Z">
        <w:r w:rsidDel="00AB1D92">
          <w:delText xml:space="preserve"> </w:delText>
        </w:r>
      </w:del>
      <w:r>
        <w:t xml:space="preserve">based </w:t>
      </w:r>
      <w:del w:id="72" w:author="Patrick Ames" w:date="2020-11-04T12:42:00Z">
        <w:r w:rsidDel="00AB1D92">
          <w:delText xml:space="preserve">packet </w:delText>
        </w:r>
      </w:del>
      <w:ins w:id="73" w:author="Patrick Ames" w:date="2020-11-04T12:42:00Z">
        <w:r w:rsidR="00AB1D92">
          <w:t xml:space="preserve">Packet </w:t>
        </w:r>
      </w:ins>
      <w:del w:id="74" w:author="Patrick Ames" w:date="2020-11-04T12:42:00Z">
        <w:r w:rsidDel="00AB1D92">
          <w:delText>processing</w:delText>
        </w:r>
      </w:del>
      <w:bookmarkEnd w:id="65"/>
      <w:bookmarkEnd w:id="66"/>
      <w:ins w:id="75" w:author="Patrick Ames" w:date="2020-11-04T12:42:00Z">
        <w:r w:rsidR="00AB1D92">
          <w:t>Processing</w:t>
        </w:r>
      </w:ins>
    </w:p>
    <w:p w14:paraId="2C90714E" w14:textId="512359CF" w:rsidR="00AB4DE0" w:rsidRDefault="00AB1D92" w:rsidP="00AB4DE0">
      <w:pPr>
        <w:pStyle w:val="FirstParagraph"/>
      </w:pPr>
      <w:ins w:id="76" w:author="Patrick Ames" w:date="2020-11-04T12:42:00Z">
        <w:r>
          <w:t xml:space="preserve">The </w:t>
        </w:r>
      </w:ins>
      <w:r w:rsidR="00AB4DE0">
        <w:t xml:space="preserve">Linux network stack </w:t>
      </w:r>
      <w:ins w:id="77" w:author="Patrick Ames" w:date="2020-11-04T12:43:00Z">
        <w:r>
          <w:t xml:space="preserve">(Figure 2.3) </w:t>
        </w:r>
      </w:ins>
      <w:r w:rsidR="00AB4DE0">
        <w:t>is using an event-based packet processing method. In such a method every incoming packet hitting the NIC:</w:t>
      </w:r>
    </w:p>
    <w:p w14:paraId="3C5794C7" w14:textId="77777777" w:rsidR="00AB4DE0" w:rsidRDefault="00AB4DE0" w:rsidP="00AB4DE0">
      <w:pPr>
        <w:numPr>
          <w:ilvl w:val="0"/>
          <w:numId w:val="2"/>
        </w:numPr>
      </w:pPr>
      <w:r>
        <w:t>is copied in host memory via DMA</w:t>
      </w:r>
    </w:p>
    <w:p w14:paraId="06F36F29" w14:textId="77777777" w:rsidR="00AB4DE0" w:rsidRDefault="00AB4DE0" w:rsidP="00AB4DE0">
      <w:pPr>
        <w:numPr>
          <w:ilvl w:val="0"/>
          <w:numId w:val="2"/>
        </w:numPr>
      </w:pPr>
      <w:r>
        <w:t>then the NIC generates an interrupt</w:t>
      </w:r>
      <w:del w:id="78" w:author="Patrick Ames" w:date="2020-11-04T12:43:00Z">
        <w:r w:rsidDel="00AB1D92">
          <w:delText>.</w:delText>
        </w:r>
      </w:del>
    </w:p>
    <w:p w14:paraId="43FC3BB4" w14:textId="314098CC" w:rsidR="00AB4DE0" w:rsidRDefault="00AB4DE0" w:rsidP="00AB4DE0">
      <w:pPr>
        <w:numPr>
          <w:ilvl w:val="0"/>
          <w:numId w:val="2"/>
        </w:numPr>
      </w:pPr>
      <w:r>
        <w:t xml:space="preserve">then a Kernel module is placing the packet into a </w:t>
      </w:r>
      <w:del w:id="79" w:author="Patrick Ames" w:date="2020-11-04T12:43:00Z">
        <w:r w:rsidDel="00AB1D92">
          <w:delText>"</w:delText>
        </w:r>
      </w:del>
      <w:r>
        <w:t>socket buffer</w:t>
      </w:r>
      <w:del w:id="80" w:author="Patrick Ames" w:date="2020-11-04T12:43:00Z">
        <w:r w:rsidDel="00AB1D92">
          <w:delText>"</w:delText>
        </w:r>
      </w:del>
    </w:p>
    <w:p w14:paraId="3E8B50FE" w14:textId="2F249A52" w:rsidR="00AB4DE0" w:rsidRDefault="00AB4DE0" w:rsidP="00AB4DE0">
      <w:pPr>
        <w:numPr>
          <w:ilvl w:val="0"/>
          <w:numId w:val="2"/>
        </w:numPr>
      </w:pPr>
      <w:r>
        <w:t xml:space="preserve">application runs a </w:t>
      </w:r>
      <w:del w:id="81" w:author="Patrick Ames" w:date="2020-11-04T12:43:00Z">
        <w:r w:rsidDel="00AB1D92">
          <w:delText>"</w:delText>
        </w:r>
      </w:del>
      <w:r>
        <w:t>read</w:t>
      </w:r>
      <w:del w:id="82" w:author="Patrick Ames" w:date="2020-11-04T12:43:00Z">
        <w:r w:rsidDel="00AB1D92">
          <w:delText>"</w:delText>
        </w:r>
      </w:del>
      <w:r>
        <w:t xml:space="preserve"> system call</w:t>
      </w:r>
    </w:p>
    <w:p w14:paraId="01AEE9A2" w14:textId="287C6EA1" w:rsidR="00AB4DE0" w:rsidRDefault="00AB4DE0" w:rsidP="00AB4DE0">
      <w:pPr>
        <w:pStyle w:val="FirstParagraph"/>
      </w:pPr>
      <w:del w:id="83" w:author="Patrick Ames" w:date="2020-11-04T12:43:00Z">
        <w:r w:rsidDel="00AB1D92">
          <w:delText xml:space="preserve">for </w:delText>
        </w:r>
      </w:del>
      <w:ins w:id="84" w:author="Patrick Ames" w:date="2020-11-04T12:43:00Z">
        <w:r w:rsidR="00AB1D92">
          <w:t xml:space="preserve">For </w:t>
        </w:r>
      </w:ins>
      <w:r>
        <w:t>every egress packet generated by the network application:</w:t>
      </w:r>
    </w:p>
    <w:p w14:paraId="2E4598A9" w14:textId="77777777" w:rsidR="00AB4DE0" w:rsidRDefault="00AB4DE0" w:rsidP="00AB4DE0">
      <w:pPr>
        <w:numPr>
          <w:ilvl w:val="0"/>
          <w:numId w:val="2"/>
        </w:numPr>
      </w:pPr>
      <w:r>
        <w:t>application performs a write call on the socket in order to copy the generated packet from the applications user space to a socket buffer</w:t>
      </w:r>
    </w:p>
    <w:p w14:paraId="3EFE56B3" w14:textId="3236344E" w:rsidR="00AB4DE0" w:rsidRDefault="00AB1D92" w:rsidP="00AB4DE0">
      <w:pPr>
        <w:numPr>
          <w:ilvl w:val="0"/>
          <w:numId w:val="2"/>
        </w:numPr>
      </w:pPr>
      <w:ins w:id="85" w:author="Patrick Ames" w:date="2020-11-04T12:44:00Z">
        <w:r>
          <w:t>k</w:t>
        </w:r>
      </w:ins>
      <w:del w:id="86" w:author="Patrick Ames" w:date="2020-11-04T12:44:00Z">
        <w:r w:rsidR="00AB4DE0" w:rsidDel="00AB1D92">
          <w:delText>K</w:delText>
        </w:r>
      </w:del>
      <w:r w:rsidR="00AB4DE0">
        <w:t>ernel device driver invokes the NIC DMA engine to transmit the frame onto the wire.</w:t>
      </w:r>
    </w:p>
    <w:p w14:paraId="3E50F090" w14:textId="1B0BE3FD" w:rsidR="00AB4DE0" w:rsidRDefault="00AB4DE0" w:rsidP="00AB4DE0">
      <w:pPr>
        <w:numPr>
          <w:ilvl w:val="0"/>
          <w:numId w:val="2"/>
        </w:numPr>
      </w:pPr>
      <w:del w:id="87" w:author="Patrick Ames" w:date="2020-11-04T12:44:00Z">
        <w:r w:rsidDel="00AB1D92">
          <w:delText xml:space="preserve">Once </w:delText>
        </w:r>
      </w:del>
      <w:ins w:id="88" w:author="Patrick Ames" w:date="2020-11-04T12:44:00Z">
        <w:r w:rsidR="00AB1D92">
          <w:t xml:space="preserve">once </w:t>
        </w:r>
      </w:ins>
      <w:r>
        <w:t>transmission is complete, the NIC raises an interrupt to signal transmit completion in order to get socket buffer memory freed.</w:t>
      </w:r>
    </w:p>
    <w:p w14:paraId="42298E7E" w14:textId="77777777" w:rsidR="00AB4DE0" w:rsidRDefault="00AB4DE0" w:rsidP="00AB4DE0">
      <w:pPr>
        <w:pStyle w:val="FirstParagraph"/>
      </w:pPr>
      <w:r>
        <w:t>This method is not efficient when packets are hitting the NIC at a high packet rate. Lots of interrupts are generated, creating lots of context switching (kernel to user and vice-versa).</w:t>
      </w:r>
    </w:p>
    <w:tbl>
      <w:tblPr>
        <w:tblW w:w="5000" w:type="pct"/>
        <w:tblLook w:val="07C0" w:firstRow="0" w:lastRow="1" w:firstColumn="1" w:lastColumn="1" w:noHBand="1" w:noVBand="1"/>
      </w:tblPr>
      <w:tblGrid>
        <w:gridCol w:w="4485"/>
        <w:gridCol w:w="4921"/>
      </w:tblGrid>
      <w:tr w:rsidR="002C65E7" w14:paraId="21634FFC" w14:textId="77777777" w:rsidTr="00AB4DE0">
        <w:tc>
          <w:tcPr>
            <w:tcW w:w="0" w:type="auto"/>
          </w:tcPr>
          <w:p w14:paraId="4F4C4ADE" w14:textId="00BF87F8" w:rsidR="00AB4DE0" w:rsidRDefault="00AB4DE0" w:rsidP="002C65E7">
            <w:pPr>
              <w:jc w:val="center"/>
            </w:pPr>
            <w:r>
              <w:rPr>
                <w:noProof/>
              </w:rPr>
              <w:lastRenderedPageBreak/>
              <w:drawing>
                <wp:inline distT="0" distB="0" distL="0" distR="0" wp14:anchorId="3C4C3C1F" wp14:editId="7B7D429A">
                  <wp:extent cx="2714092" cy="3076575"/>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emf"/>
                          <pic:cNvPicPr>
                            <a:picLocks noChangeAspect="1" noChangeArrowheads="1"/>
                          </pic:cNvPicPr>
                        </pic:nvPicPr>
                        <pic:blipFill>
                          <a:blip r:embed="rId10"/>
                          <a:stretch>
                            <a:fillRect/>
                          </a:stretch>
                        </pic:blipFill>
                        <pic:spPr bwMode="auto">
                          <a:xfrm>
                            <a:off x="0" y="0"/>
                            <a:ext cx="2735519" cy="3100863"/>
                          </a:xfrm>
                          <a:prstGeom prst="rect">
                            <a:avLst/>
                          </a:prstGeom>
                          <a:noFill/>
                          <a:ln w="9525">
                            <a:noFill/>
                            <a:headEnd/>
                            <a:tailEnd/>
                          </a:ln>
                        </pic:spPr>
                      </pic:pic>
                    </a:graphicData>
                  </a:graphic>
                </wp:inline>
              </w:drawing>
            </w:r>
            <w:r>
              <w:t>Event based packet processing</w:t>
            </w:r>
          </w:p>
        </w:tc>
        <w:tc>
          <w:tcPr>
            <w:tcW w:w="0" w:type="auto"/>
          </w:tcPr>
          <w:p w14:paraId="3CE11159" w14:textId="0F711857" w:rsidR="00AB4DE0" w:rsidRDefault="00AB4DE0" w:rsidP="002C65E7">
            <w:pPr>
              <w:jc w:val="center"/>
            </w:pPr>
            <w:r>
              <w:rPr>
                <w:noProof/>
              </w:rPr>
              <w:drawing>
                <wp:inline distT="0" distB="0" distL="0" distR="0" wp14:anchorId="6A67B8E7" wp14:editId="0123F4ED">
                  <wp:extent cx="2990850" cy="3057525"/>
                  <wp:effectExtent l="0" t="0" r="0" b="9525"/>
                  <wp:docPr id="5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emf"/>
                          <pic:cNvPicPr>
                            <a:picLocks noChangeAspect="1" noChangeArrowheads="1"/>
                          </pic:cNvPicPr>
                        </pic:nvPicPr>
                        <pic:blipFill>
                          <a:blip r:embed="rId11"/>
                          <a:stretch>
                            <a:fillRect/>
                          </a:stretch>
                        </pic:blipFill>
                        <pic:spPr bwMode="auto">
                          <a:xfrm>
                            <a:off x="0" y="0"/>
                            <a:ext cx="2991146" cy="3057828"/>
                          </a:xfrm>
                          <a:prstGeom prst="rect">
                            <a:avLst/>
                          </a:prstGeom>
                          <a:noFill/>
                          <a:ln w="9525">
                            <a:noFill/>
                            <a:headEnd/>
                            <a:tailEnd/>
                          </a:ln>
                        </pic:spPr>
                      </pic:pic>
                    </a:graphicData>
                  </a:graphic>
                </wp:inline>
              </w:drawing>
            </w:r>
            <w:r>
              <w:t>polling based packet processing</w:t>
            </w:r>
          </w:p>
        </w:tc>
      </w:tr>
    </w:tbl>
    <w:p w14:paraId="5560DB07" w14:textId="0D170E8D" w:rsidR="00AB1D92" w:rsidRDefault="00AB1D92" w:rsidP="00AB4DE0">
      <w:pPr>
        <w:pStyle w:val="BodyText"/>
        <w:rPr>
          <w:ins w:id="89" w:author="Patrick Ames" w:date="2020-11-04T12:44:00Z"/>
        </w:rPr>
      </w:pPr>
      <w:ins w:id="90" w:author="Patrick Ames" w:date="2020-11-04T12:44:00Z">
        <w:r>
          <w:t>Figure 2.3</w:t>
        </w:r>
        <w:r>
          <w:tab/>
          <w:t>Event-ba</w:t>
        </w:r>
      </w:ins>
      <w:ins w:id="91" w:author="Patrick Ames" w:date="2020-11-04T12:45:00Z">
        <w:r>
          <w:t>sed Versus Polling-based</w:t>
        </w:r>
      </w:ins>
    </w:p>
    <w:p w14:paraId="7A00496A" w14:textId="6481748B" w:rsidR="00AB4DE0" w:rsidRDefault="00AB4DE0" w:rsidP="00AB4DE0">
      <w:pPr>
        <w:pStyle w:val="BodyText"/>
      </w:pPr>
      <w:r>
        <w:t>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14:paraId="780D63A9" w14:textId="21496732" w:rsidR="00AB4DE0" w:rsidRDefault="000B2244" w:rsidP="00AB4DE0">
      <w:pPr>
        <w:pStyle w:val="BodyText"/>
      </w:pPr>
      <w:ins w:id="92" w:author="Patrick Ames" w:date="2020-11-04T12:46:00Z">
        <w:r>
          <w:t>I</w:t>
        </w:r>
      </w:ins>
      <w:del w:id="93" w:author="Patrick Ames" w:date="2020-11-04T12:46:00Z">
        <w:r w:rsidR="00AB4DE0" w:rsidDel="000B2244">
          <w:delText>O</w:delText>
        </w:r>
      </w:del>
      <w:r w:rsidR="00AB4DE0">
        <w:t>n the opposing direction, the network application is writing packet</w:t>
      </w:r>
      <w:ins w:id="94" w:author="Patrick Ames" w:date="2020-11-04T12:46:00Z">
        <w:r>
          <w:t>s</w:t>
        </w:r>
      </w:ins>
      <w:r w:rsidR="00AB4DE0">
        <w:t xml:space="preserve"> into the shared memory area region. A DMA transfer is triggered to copy the packet from the host memory to the NIC card buffers.</w:t>
      </w:r>
    </w:p>
    <w:p w14:paraId="34B549D9" w14:textId="56E64C99" w:rsidR="00AB4DE0" w:rsidRDefault="00AB4DE0" w:rsidP="00AB4DE0">
      <w:pPr>
        <w:pStyle w:val="BodyText"/>
      </w:pPr>
      <w:r>
        <w:t xml:space="preserve">No interrupt is used with this method, but it requires </w:t>
      </w:r>
      <w:ins w:id="95" w:author="Patrick Ames" w:date="2020-11-04T12:47:00Z">
        <w:r w:rsidR="000B2244">
          <w:t xml:space="preserve">the </w:t>
        </w:r>
      </w:ins>
      <w:r>
        <w:t xml:space="preserve">network application to check at a regular </w:t>
      </w:r>
      <w:del w:id="96" w:author="Patrick Ames" w:date="2020-11-04T12:47:00Z">
        <w:r w:rsidDel="000B2244">
          <w:delText xml:space="preserve">pacing </w:delText>
        </w:r>
      </w:del>
      <w:ins w:id="97" w:author="Patrick Ames" w:date="2020-11-04T12:47:00Z">
        <w:r w:rsidR="000B2244">
          <w:t xml:space="preserve">interval </w:t>
        </w:r>
      </w:ins>
      <w:r>
        <w:t>whether a new packet has hit the NIC. This method is well suited for high rate packet processing: If packets are arriving at a slow rate this algorithm is less efficient as the event</w:t>
      </w:r>
      <w:ins w:id="98" w:author="Patrick Ames" w:date="2020-11-04T12:47:00Z">
        <w:r w:rsidR="000B2244">
          <w:t>-</w:t>
        </w:r>
      </w:ins>
      <w:del w:id="99" w:author="Patrick Ames" w:date="2020-11-04T12:47:00Z">
        <w:r w:rsidDel="000B2244">
          <w:delText xml:space="preserve"> </w:delText>
        </w:r>
      </w:del>
      <w:r>
        <w:t xml:space="preserve">based </w:t>
      </w:r>
      <w:del w:id="100" w:author="Patrick Ames" w:date="2020-11-04T12:47:00Z">
        <w:r w:rsidDel="000B2244">
          <w:delText>one</w:delText>
        </w:r>
      </w:del>
      <w:ins w:id="101" w:author="Patrick Ames" w:date="2020-11-04T12:47:00Z">
        <w:r w:rsidR="000B2244">
          <w:t>method</w:t>
        </w:r>
      </w:ins>
      <w:r>
        <w:t>.</w:t>
      </w:r>
    </w:p>
    <w:p w14:paraId="29DEE2A0" w14:textId="327756DC" w:rsidR="00AB4DE0" w:rsidRDefault="00AB4DE0" w:rsidP="00AB4DE0">
      <w:pPr>
        <w:pStyle w:val="Heading2"/>
      </w:pPr>
      <w:bookmarkStart w:id="102" w:name="X35f085e679eff4de7228e57718815c3b16c8957"/>
      <w:bookmarkStart w:id="103" w:name="_Toc54881540"/>
      <w:r>
        <w:t xml:space="preserve">Network </w:t>
      </w:r>
      <w:del w:id="104" w:author="Patrick Ames" w:date="2020-11-04T12:47:00Z">
        <w:r w:rsidDel="000B2244">
          <w:delText xml:space="preserve">devices </w:delText>
        </w:r>
      </w:del>
      <w:ins w:id="105" w:author="Patrick Ames" w:date="2020-11-04T12:47:00Z">
        <w:r w:rsidR="000B2244">
          <w:t xml:space="preserve">Devices </w:t>
        </w:r>
      </w:ins>
      <w:del w:id="106" w:author="Patrick Ames" w:date="2020-11-04T12:47:00Z">
        <w:r w:rsidDel="000B2244">
          <w:delText>virtualization</w:delText>
        </w:r>
      </w:del>
      <w:bookmarkEnd w:id="102"/>
      <w:bookmarkEnd w:id="103"/>
      <w:ins w:id="107" w:author="Patrick Ames" w:date="2020-11-04T12:47:00Z">
        <w:r w:rsidR="000B2244">
          <w:t>Virtualization</w:t>
        </w:r>
      </w:ins>
    </w:p>
    <w:p w14:paraId="66A8D0F7" w14:textId="77777777" w:rsidR="00AB4DE0" w:rsidRDefault="00AB4DE0" w:rsidP="00AB4DE0">
      <w:pPr>
        <w:pStyle w:val="FirstParagraph"/>
      </w:pPr>
      <w:r>
        <w:t>Like CPU virtualization, two kinds of methods are used to virtualize network devices:</w:t>
      </w:r>
    </w:p>
    <w:p w14:paraId="75658073" w14:textId="590E3574" w:rsidR="00AB4DE0" w:rsidRDefault="00AB4DE0" w:rsidP="00AB4DE0">
      <w:pPr>
        <w:numPr>
          <w:ilvl w:val="0"/>
          <w:numId w:val="2"/>
        </w:numPr>
      </w:pPr>
      <w:r>
        <w:t>Software-</w:t>
      </w:r>
      <w:del w:id="108" w:author="Patrick Ames" w:date="2020-11-04T12:48:00Z">
        <w:r w:rsidDel="000B2244">
          <w:delText xml:space="preserve">Based </w:delText>
        </w:r>
      </w:del>
      <w:ins w:id="109" w:author="Patrick Ames" w:date="2020-11-04T12:48:00Z">
        <w:r w:rsidR="000B2244">
          <w:t xml:space="preserve">based </w:t>
        </w:r>
      </w:ins>
      <w:del w:id="110" w:author="Patrick Ames" w:date="2020-11-04T12:48:00Z">
        <w:r w:rsidDel="000B2244">
          <w:delText>Emulation</w:delText>
        </w:r>
      </w:del>
      <w:ins w:id="111" w:author="Patrick Ames" w:date="2020-11-04T12:48:00Z">
        <w:r w:rsidR="000B2244">
          <w:t>emulation</w:t>
        </w:r>
      </w:ins>
      <w:del w:id="112" w:author="Patrick Ames" w:date="2020-11-04T12:47:00Z">
        <w:r w:rsidDel="000B2244">
          <w:delText>.</w:delText>
        </w:r>
      </w:del>
    </w:p>
    <w:p w14:paraId="51FDAB1F" w14:textId="15310202" w:rsidR="00AB4DE0" w:rsidRDefault="00AB4DE0" w:rsidP="00AB4DE0">
      <w:pPr>
        <w:numPr>
          <w:ilvl w:val="0"/>
          <w:numId w:val="2"/>
        </w:numPr>
      </w:pPr>
      <w:r>
        <w:t xml:space="preserve">Hardware-assisted </w:t>
      </w:r>
      <w:del w:id="113" w:author="Patrick Ames" w:date="2020-11-04T12:48:00Z">
        <w:r w:rsidDel="000B2244">
          <w:delText>Emulation</w:delText>
        </w:r>
      </w:del>
      <w:ins w:id="114" w:author="Patrick Ames" w:date="2020-11-04T12:48:00Z">
        <w:r w:rsidR="000B2244">
          <w:t>emulation</w:t>
        </w:r>
      </w:ins>
      <w:del w:id="115" w:author="Patrick Ames" w:date="2020-11-04T12:47:00Z">
        <w:r w:rsidDel="000B2244">
          <w:delText>.</w:delText>
        </w:r>
      </w:del>
    </w:p>
    <w:p w14:paraId="0B9A9B1B" w14:textId="3AA4CC49" w:rsidR="00AB4DE0" w:rsidRDefault="00AB4DE0" w:rsidP="00AB4DE0">
      <w:pPr>
        <w:pStyle w:val="FirstParagraph"/>
      </w:pPr>
      <w:r>
        <w:t xml:space="preserve">Software </w:t>
      </w:r>
      <w:del w:id="116" w:author="Patrick Ames" w:date="2020-11-04T12:48:00Z">
        <w:r w:rsidDel="000B2244">
          <w:delText xml:space="preserve">Based </w:delText>
        </w:r>
      </w:del>
      <w:ins w:id="117" w:author="Patrick Ames" w:date="2020-11-04T12:48:00Z">
        <w:r w:rsidR="000B2244">
          <w:t xml:space="preserve">based </w:t>
        </w:r>
      </w:ins>
      <w:del w:id="118" w:author="Patrick Ames" w:date="2020-11-04T12:48:00Z">
        <w:r w:rsidDel="000B2244">
          <w:delText xml:space="preserve">Emulation </w:delText>
        </w:r>
      </w:del>
      <w:ins w:id="119" w:author="Patrick Ames" w:date="2020-11-04T12:48:00Z">
        <w:r w:rsidR="000B2244">
          <w:t xml:space="preserve">emulation </w:t>
        </w:r>
      </w:ins>
      <w:del w:id="120" w:author="Patrick Ames" w:date="2020-11-04T12:48:00Z">
        <w:r w:rsidDel="000B2244">
          <w:delText xml:space="preserve">are </w:delText>
        </w:r>
      </w:del>
      <w:ins w:id="121" w:author="Patrick Ames" w:date="2020-11-04T12:48:00Z">
        <w:r w:rsidR="000B2244">
          <w:t xml:space="preserve">is </w:t>
        </w:r>
      </w:ins>
      <w:r>
        <w:t xml:space="preserve">widely supported but can suffer of poor performance. Hardware assisted </w:t>
      </w:r>
      <w:del w:id="122" w:author="Patrick Ames" w:date="2020-11-04T12:48:00Z">
        <w:r w:rsidDel="000B2244">
          <w:delText xml:space="preserve">Emulation </w:delText>
        </w:r>
      </w:del>
      <w:ins w:id="123" w:author="Patrick Ames" w:date="2020-11-04T12:48:00Z">
        <w:r w:rsidR="000B2244">
          <w:t xml:space="preserve">emulation </w:t>
        </w:r>
      </w:ins>
      <w:del w:id="124" w:author="Patrick Ames" w:date="2020-11-04T12:48:00Z">
        <w:r w:rsidDel="000B2244">
          <w:delText xml:space="preserve">if </w:delText>
        </w:r>
      </w:del>
      <w:r>
        <w:t>provid</w:t>
      </w:r>
      <w:del w:id="125" w:author="Patrick Ames" w:date="2020-11-04T12:48:00Z">
        <w:r w:rsidDel="000B2244">
          <w:delText>ing</w:delText>
        </w:r>
      </w:del>
      <w:ins w:id="126" w:author="Patrick Ames" w:date="2020-11-04T12:48:00Z">
        <w:r w:rsidR="000B2244">
          <w:t>es</w:t>
        </w:r>
      </w:ins>
      <w:r>
        <w:t xml:space="preserve"> good performance thanks to </w:t>
      </w:r>
      <w:ins w:id="127" w:author="Patrick Ames" w:date="2020-11-04T12:48:00Z">
        <w:r w:rsidR="000B2244">
          <w:t xml:space="preserve">its </w:t>
        </w:r>
      </w:ins>
      <w:r>
        <w:t>hardware acceleration</w:t>
      </w:r>
      <w:del w:id="128" w:author="Patrick Ames" w:date="2020-11-04T12:49:00Z">
        <w:r w:rsidDel="000B2244">
          <w:delText>,</w:delText>
        </w:r>
      </w:del>
      <w:r>
        <w:t xml:space="preserve"> but </w:t>
      </w:r>
      <w:del w:id="129" w:author="Patrick Ames" w:date="2020-11-04T12:49:00Z">
        <w:r w:rsidDel="000B2244">
          <w:delText xml:space="preserve">it </w:delText>
        </w:r>
      </w:del>
      <w:r>
        <w:t xml:space="preserve">requires </w:t>
      </w:r>
      <w:del w:id="130" w:author="Patrick Ames" w:date="2020-11-04T12:49:00Z">
        <w:r w:rsidDel="000B2244">
          <w:delText xml:space="preserve">to use a </w:delText>
        </w:r>
      </w:del>
      <w:r>
        <w:t>hardware that supports some specific features.</w:t>
      </w:r>
    </w:p>
    <w:p w14:paraId="453D224A" w14:textId="77777777" w:rsidR="00AB4DE0" w:rsidRDefault="00AB4DE0" w:rsidP="00AB4DE0">
      <w:pPr>
        <w:pStyle w:val="Heading3"/>
      </w:pPr>
      <w:bookmarkStart w:id="131" w:name="X2b594497632857e347c911f7f3b2914f7664cdc"/>
      <w:bookmarkStart w:id="132" w:name="_Toc54881541"/>
      <w:r>
        <w:lastRenderedPageBreak/>
        <w:t>Software-Based Emulation.</w:t>
      </w:r>
      <w:bookmarkEnd w:id="131"/>
      <w:bookmarkEnd w:id="132"/>
    </w:p>
    <w:p w14:paraId="555955A9" w14:textId="77777777" w:rsidR="00AB4DE0" w:rsidRDefault="00AB4DE0" w:rsidP="00AB4DE0">
      <w:pPr>
        <w:pStyle w:val="FirstParagraph"/>
      </w:pPr>
      <w:r>
        <w:t>Two solutions are proposed for device virtualization with software:</w:t>
      </w:r>
    </w:p>
    <w:p w14:paraId="5F3819FF" w14:textId="3051D875" w:rsidR="00AB4DE0" w:rsidRDefault="00AB4DE0" w:rsidP="00AB4DE0">
      <w:pPr>
        <w:numPr>
          <w:ilvl w:val="0"/>
          <w:numId w:val="2"/>
        </w:numPr>
      </w:pPr>
      <w:r>
        <w:t>Traditional Device Emulation (</w:t>
      </w:r>
      <w:del w:id="133" w:author="Patrick Ames" w:date="2020-11-04T12:50:00Z">
        <w:r w:rsidDel="000B2244">
          <w:delText xml:space="preserve">Binary </w:delText>
        </w:r>
      </w:del>
      <w:ins w:id="134" w:author="Patrick Ames" w:date="2020-11-04T12:50:00Z">
        <w:r w:rsidR="000B2244">
          <w:t xml:space="preserve">binary </w:t>
        </w:r>
      </w:ins>
      <w:del w:id="135" w:author="Patrick Ames" w:date="2020-11-04T12:50:00Z">
        <w:r w:rsidDel="000B2244">
          <w:delText>Translation</w:delText>
        </w:r>
      </w:del>
      <w:ins w:id="136" w:author="Patrick Ames" w:date="2020-11-04T12:50:00Z">
        <w:r w:rsidR="000B2244">
          <w:t>translation</w:t>
        </w:r>
      </w:ins>
      <w:r>
        <w:t>): the guest device drivers are not aware of the virtualization environment. During runtime, the Virtual Machine Manager (VMM), usually QEMU/KVM, will trap all the IO and Memory-mapped I/O (MMIO) accesses and emulate the device behavior (trap and emulate mechanism).</w:t>
      </w:r>
      <w:r>
        <w:br/>
        <w:t>The Virtual Machine Manager (VMM) emulates the I/O device to ensure compatibility and then processes I/O operations before passing them on to the physical device (which may be different). Lots of VMEXIT (context switching) are generated with this method. It provides poor performance.</w:t>
      </w:r>
    </w:p>
    <w:p w14:paraId="064A312B" w14:textId="6AB62AD1" w:rsidR="00AB4DE0" w:rsidRDefault="00AB4DE0" w:rsidP="00AB4DE0">
      <w:pPr>
        <w:numPr>
          <w:ilvl w:val="0"/>
          <w:numId w:val="2"/>
        </w:numPr>
      </w:pPr>
      <w:r>
        <w:t xml:space="preserve">Paravirtualized Device Emulation (virtio): the guest device drivers are aware of the virtualization environment. This solution uses a front-end driver in the guest that works in concert with a back-end driver in the </w:t>
      </w:r>
      <w:del w:id="137" w:author="Patrick Ames" w:date="2020-11-04T12:50:00Z">
        <w:r w:rsidDel="000B2244">
          <w:delText>Virtual Machine Manager (</w:delText>
        </w:r>
      </w:del>
      <w:r>
        <w:t>VMM</w:t>
      </w:r>
      <w:del w:id="138" w:author="Patrick Ames" w:date="2020-11-04T12:50:00Z">
        <w:r w:rsidDel="000B2244">
          <w:delText>)</w:delText>
        </w:r>
      </w:del>
      <w:r>
        <w:t xml:space="preserve">. These drivers are optimized for sharing and have the benefit of not needing to emulate an entire device. The back-end driver communicates with the physical device. Performance </w:t>
      </w:r>
      <w:del w:id="139" w:author="Patrick Ames" w:date="2020-11-04T12:50:00Z">
        <w:r w:rsidDel="000B2244">
          <w:delText xml:space="preserve">are </w:delText>
        </w:r>
      </w:del>
      <w:ins w:id="140" w:author="Patrick Ames" w:date="2020-11-04T12:50:00Z">
        <w:r w:rsidR="000B2244">
          <w:t xml:space="preserve">is </w:t>
        </w:r>
      </w:ins>
      <w:r>
        <w:t xml:space="preserve">much better than with </w:t>
      </w:r>
      <w:del w:id="141" w:author="Patrick Ames" w:date="2020-11-04T12:50:00Z">
        <w:r w:rsidDel="000B2244">
          <w:delText xml:space="preserve">Traditional </w:delText>
        </w:r>
      </w:del>
      <w:ins w:id="142" w:author="Patrick Ames" w:date="2020-11-04T12:50:00Z">
        <w:r w:rsidR="000B2244">
          <w:t xml:space="preserve">traditional </w:t>
        </w:r>
      </w:ins>
      <w:del w:id="143" w:author="Patrick Ames" w:date="2020-11-04T12:50:00Z">
        <w:r w:rsidDel="000B2244">
          <w:delText xml:space="preserve">Device </w:delText>
        </w:r>
      </w:del>
      <w:ins w:id="144" w:author="Patrick Ames" w:date="2020-11-04T12:50:00Z">
        <w:r w:rsidR="000B2244">
          <w:t xml:space="preserve">device </w:t>
        </w:r>
      </w:ins>
      <w:del w:id="145" w:author="Patrick Ames" w:date="2020-11-04T12:50:00Z">
        <w:r w:rsidDel="000B2244">
          <w:delText>Emulation</w:delText>
        </w:r>
      </w:del>
      <w:ins w:id="146" w:author="Patrick Ames" w:date="2020-11-04T12:50:00Z">
        <w:r w:rsidR="000B2244">
          <w:t>emulation</w:t>
        </w:r>
      </w:ins>
      <w:r>
        <w:t>.</w:t>
      </w:r>
    </w:p>
    <w:p w14:paraId="674CF6D1" w14:textId="77777777" w:rsidR="00AB4DE0" w:rsidRDefault="00AB4DE0" w:rsidP="00AB4DE0">
      <w:pPr>
        <w:pStyle w:val="FirstParagraph"/>
      </w:pPr>
      <w:r>
        <w:t>Software emulated devices can be completely virtual with no physical counterpart or physical ones exposing a compatible interface.</w:t>
      </w:r>
    </w:p>
    <w:p w14:paraId="0EA5929C" w14:textId="77777777" w:rsidR="00AB4DE0" w:rsidRDefault="00AB4DE0" w:rsidP="00AB4DE0">
      <w:pPr>
        <w:pStyle w:val="Heading3"/>
      </w:pPr>
      <w:bookmarkStart w:id="147" w:name="Xbd88b74c7929cb28a33ee3ed8df2c76a6ffbd4e"/>
      <w:bookmarkStart w:id="148" w:name="_Toc54881542"/>
      <w:r>
        <w:t>Hardware-assisted Emulation.</w:t>
      </w:r>
      <w:bookmarkEnd w:id="147"/>
      <w:bookmarkEnd w:id="148"/>
    </w:p>
    <w:p w14:paraId="00F6269E" w14:textId="77777777" w:rsidR="00AB4DE0" w:rsidRDefault="00AB4DE0" w:rsidP="00AB4DE0">
      <w:pPr>
        <w:pStyle w:val="FirstParagraph"/>
      </w:pPr>
      <w:r>
        <w:t>Two solutions are proposed for device virtualization assisted with hardware:</w:t>
      </w:r>
    </w:p>
    <w:p w14:paraId="0BB75A1F" w14:textId="77777777" w:rsidR="000B2244" w:rsidRDefault="00AB4DE0" w:rsidP="00AB4DE0">
      <w:pPr>
        <w:numPr>
          <w:ilvl w:val="0"/>
          <w:numId w:val="2"/>
        </w:numPr>
        <w:rPr>
          <w:ins w:id="149" w:author="Patrick Ames" w:date="2020-11-04T12:53:00Z"/>
        </w:rPr>
      </w:pPr>
      <w:r>
        <w:t xml:space="preserve">Direct Assignment: allows a VM to </w:t>
      </w:r>
      <w:ins w:id="150" w:author="Patrick Ames" w:date="2020-11-04T12:51:00Z">
        <w:r w:rsidR="000B2244">
          <w:t xml:space="preserve">directly </w:t>
        </w:r>
      </w:ins>
      <w:r>
        <w:t xml:space="preserve">access </w:t>
      </w:r>
      <w:del w:id="151" w:author="Patrick Ames" w:date="2020-11-04T12:51:00Z">
        <w:r w:rsidDel="000B2244">
          <w:delText xml:space="preserve">directly to </w:delText>
        </w:r>
      </w:del>
      <w:r>
        <w:t>a network device. Thus the guest device drivers can directly access the device configuration space to</w:t>
      </w:r>
      <w:ins w:id="152" w:author="Patrick Ames" w:date="2020-11-04T12:52:00Z">
        <w:r w:rsidR="000B2244">
          <w:t xml:space="preserve"> </w:t>
        </w:r>
      </w:ins>
      <w:del w:id="153" w:author="Patrick Ames" w:date="2020-11-04T12:52:00Z">
        <w:r w:rsidDel="000B2244">
          <w:delText xml:space="preserve">, e.g., </w:delText>
        </w:r>
      </w:del>
      <w:r>
        <w:t>launch a DMA operation in a safe manner</w:t>
      </w:r>
      <w:ins w:id="154" w:author="Patrick Ames" w:date="2020-11-04T12:52:00Z">
        <w:r w:rsidR="000B2244">
          <w:t xml:space="preserve"> for example</w:t>
        </w:r>
      </w:ins>
      <w:r>
        <w:t>, via IOMMU.</w:t>
      </w:r>
    </w:p>
    <w:p w14:paraId="7E343ADC" w14:textId="4A1E6938" w:rsidR="00AB4DE0" w:rsidRDefault="00AB4DE0" w:rsidP="00AB4DE0">
      <w:pPr>
        <w:numPr>
          <w:ilvl w:val="0"/>
          <w:numId w:val="2"/>
        </w:numPr>
      </w:pPr>
      <w:del w:id="155" w:author="Patrick Ames" w:date="2020-11-04T12:52:00Z">
        <w:r w:rsidDel="000B2244">
          <w:br/>
        </w:r>
      </w:del>
      <w:r>
        <w:t>Drawbacks:</w:t>
      </w:r>
    </w:p>
    <w:p w14:paraId="34C3045B" w14:textId="77777777" w:rsidR="00AB4DE0" w:rsidRDefault="00AB4DE0" w:rsidP="00AB4DE0">
      <w:pPr>
        <w:numPr>
          <w:ilvl w:val="0"/>
          <w:numId w:val="2"/>
        </w:numPr>
      </w:pPr>
      <w:r>
        <w:t>direct assignment has limited scalability. A physical device can only be assigned to one single VM.</w:t>
      </w:r>
    </w:p>
    <w:p w14:paraId="388AF4CB" w14:textId="77777777" w:rsidR="00AB4DE0" w:rsidRDefault="00AB4DE0" w:rsidP="00AB4DE0">
      <w:pPr>
        <w:numPr>
          <w:ilvl w:val="0"/>
          <w:numId w:val="2"/>
        </w:numPr>
      </w:pPr>
      <w:r>
        <w:t>IOMMU must be supported by the host CPU (Intel VT-d or AMD-Vi feature).</w:t>
      </w:r>
    </w:p>
    <w:p w14:paraId="45DDF280" w14:textId="77777777" w:rsidR="00AB4DE0" w:rsidRDefault="00AB4DE0" w:rsidP="00AB4DE0">
      <w:pPr>
        <w:numPr>
          <w:ilvl w:val="0"/>
          <w:numId w:val="2"/>
        </w:numPr>
      </w:pPr>
      <w:r>
        <w:t>SR-IOV: with SR-IOV, each physical device (physical function) can appear as multiple virtual ones (aka virtual function). Each virtual function can be directly assigned to one VM, and this direct assignment is using the vt-d/IOMMU feature.</w:t>
      </w:r>
    </w:p>
    <w:p w14:paraId="6EAD01C6" w14:textId="77777777" w:rsidR="00AB4DE0" w:rsidRDefault="00AB4DE0" w:rsidP="00AB4DE0">
      <w:pPr>
        <w:numPr>
          <w:ilvl w:val="0"/>
          <w:numId w:val="2"/>
        </w:numPr>
      </w:pPr>
      <w:r>
        <w:t>Drawbacks:</w:t>
      </w:r>
    </w:p>
    <w:p w14:paraId="7E29EAA2" w14:textId="77777777" w:rsidR="00AB4DE0" w:rsidRDefault="00AB4DE0" w:rsidP="00AB4DE0">
      <w:pPr>
        <w:numPr>
          <w:ilvl w:val="0"/>
          <w:numId w:val="2"/>
        </w:numPr>
      </w:pPr>
      <w:r>
        <w:t>IOMMU must be supported by the host CPU (Intel VT-d or AMD-Vi feature).</w:t>
      </w:r>
    </w:p>
    <w:p w14:paraId="291B43A9" w14:textId="77777777" w:rsidR="00AB4DE0" w:rsidRDefault="00AB4DE0" w:rsidP="00AB4DE0">
      <w:pPr>
        <w:numPr>
          <w:ilvl w:val="0"/>
          <w:numId w:val="2"/>
        </w:numPr>
      </w:pPr>
      <w:r>
        <w:t>SR-IOV must be supported by the NIC device (but also by the BIOS, the host OS and the guest VM).</w:t>
      </w:r>
    </w:p>
    <w:p w14:paraId="15FF7926" w14:textId="6AE7F4A8" w:rsidR="00AB4DE0" w:rsidRDefault="00AB4DE0" w:rsidP="00AB4DE0">
      <w:pPr>
        <w:pStyle w:val="Heading2"/>
      </w:pPr>
      <w:bookmarkStart w:id="156" w:name="X057a84cbc661ea585ce06056832a1bc0f3a8c07"/>
      <w:bookmarkStart w:id="157" w:name="_Toc54881543"/>
      <w:r>
        <w:lastRenderedPageBreak/>
        <w:t xml:space="preserve">Emulated </w:t>
      </w:r>
      <w:del w:id="158" w:author="Patrick Ames" w:date="2020-11-04T12:54:00Z">
        <w:r w:rsidDel="000B2244">
          <w:delText xml:space="preserve">network </w:delText>
        </w:r>
      </w:del>
      <w:ins w:id="159" w:author="Patrick Ames" w:date="2020-11-04T12:54:00Z">
        <w:r w:rsidR="000B2244">
          <w:t xml:space="preserve">Network </w:t>
        </w:r>
      </w:ins>
      <w:del w:id="160" w:author="Patrick Ames" w:date="2020-11-04T12:54:00Z">
        <w:r w:rsidDel="000B2244">
          <w:delText>devices</w:delText>
        </w:r>
      </w:del>
      <w:bookmarkEnd w:id="156"/>
      <w:bookmarkEnd w:id="157"/>
      <w:ins w:id="161" w:author="Patrick Ames" w:date="2020-11-04T12:54:00Z">
        <w:r w:rsidR="000B2244">
          <w:t>Devices</w:t>
        </w:r>
      </w:ins>
    </w:p>
    <w:p w14:paraId="04D7569D" w14:textId="77777777" w:rsidR="00AB4DE0" w:rsidRDefault="00AB4DE0" w:rsidP="00AB4DE0">
      <w:pPr>
        <w:pStyle w:val="FirstParagraph"/>
      </w:pPr>
      <w:r>
        <w:t>The following two emulated network devices are provided with QEMU/KVM:</w:t>
      </w:r>
    </w:p>
    <w:p w14:paraId="5422742A" w14:textId="77777777" w:rsidR="00AB4DE0" w:rsidRDefault="00AB4DE0" w:rsidP="00AB4DE0">
      <w:pPr>
        <w:numPr>
          <w:ilvl w:val="0"/>
          <w:numId w:val="2"/>
        </w:numPr>
      </w:pPr>
      <w:r>
        <w:t>e1000 device: emulates an Intel E1000 network adapter (Intel 82540EM, 82573L, 82544GC).</w:t>
      </w:r>
    </w:p>
    <w:p w14:paraId="48CF52C3" w14:textId="77777777" w:rsidR="00AB4DE0" w:rsidRDefault="00AB4DE0" w:rsidP="00AB4DE0">
      <w:pPr>
        <w:numPr>
          <w:ilvl w:val="0"/>
          <w:numId w:val="2"/>
        </w:numPr>
      </w:pPr>
      <w:r>
        <w:t>rtl8139 device: emulates a Realtek 8139 network adapter.</w:t>
      </w:r>
    </w:p>
    <w:p w14:paraId="54A6E512" w14:textId="77777777" w:rsidR="00AB4DE0" w:rsidRDefault="00AB4DE0" w:rsidP="00AB4DE0">
      <w:pPr>
        <w:pStyle w:val="Heading2"/>
      </w:pPr>
      <w:bookmarkStart w:id="162" w:name="X36455e1d9adc5df2548bc0798cb99bcd4587931"/>
      <w:bookmarkStart w:id="163" w:name="_Toc54881544"/>
      <w:r>
        <w:t>Paravirtualized network device</w:t>
      </w:r>
      <w:bookmarkEnd w:id="162"/>
      <w:bookmarkEnd w:id="163"/>
    </w:p>
    <w:p w14:paraId="21AEC267" w14:textId="77777777" w:rsidR="00AB4DE0" w:rsidRDefault="00AB4DE0" w:rsidP="00AB4DE0">
      <w:pPr>
        <w:pStyle w:val="FirstParagraph"/>
      </w:pPr>
      <w:r>
        <w:t>Virtio is an open specification for virtual machines' data I/O communication, offering a straightforward, efficient, standard and extensible mechanism for virtual devices, rather than boutique per-environment or per-OS mechanisms. It uses the fact that the guest can share memory with the host for I/O to implement that.</w:t>
      </w:r>
    </w:p>
    <w:p w14:paraId="48649B3F" w14:textId="77777777" w:rsidR="00AB4DE0" w:rsidRDefault="00AB4DE0" w:rsidP="00AB4DE0">
      <w:pPr>
        <w:pStyle w:val="BodyText"/>
      </w:pPr>
      <w:r>
        <w:t>Virtio was developed as a standardized open interface for virtual machines (VMs) to access simplified devices such as block devices and network adaptors.</w:t>
      </w:r>
    </w:p>
    <w:p w14:paraId="56A491B5" w14:textId="77777777" w:rsidR="00AB4DE0" w:rsidRDefault="00AB4DE0" w:rsidP="00AB4DE0">
      <w:pPr>
        <w:pStyle w:val="Heading3"/>
      </w:pPr>
      <w:bookmarkStart w:id="164" w:name="X792376199a07d5f5ac6f74000441f033e024524"/>
      <w:bookmarkStart w:id="165" w:name="_Toc54881545"/>
      <w:r>
        <w:t>Virtio frontend and backend</w:t>
      </w:r>
      <w:bookmarkEnd w:id="164"/>
      <w:bookmarkEnd w:id="165"/>
    </w:p>
    <w:p w14:paraId="0276B416" w14:textId="1400A308" w:rsidR="00AB4DE0" w:rsidRDefault="00AB4DE0" w:rsidP="00AB4DE0">
      <w:pPr>
        <w:pStyle w:val="FirstParagraph"/>
      </w:pPr>
      <w:del w:id="166" w:author="Patrick Ames" w:date="2020-11-04T12:55:00Z">
        <w:r w:rsidDel="000B2244">
          <w:delText xml:space="preserve">VirtIO </w:delText>
        </w:r>
      </w:del>
      <w:ins w:id="167" w:author="Patrick Ames" w:date="2020-11-04T12:55:00Z">
        <w:r w:rsidR="000B2244">
          <w:t xml:space="preserve">Virtio </w:t>
        </w:r>
      </w:ins>
      <w:r>
        <w:t>interface is made of backend component and a frontend component:</w:t>
      </w:r>
    </w:p>
    <w:p w14:paraId="1EE74F9D" w14:textId="15486C88" w:rsidR="00AB4DE0" w:rsidRDefault="00AB4DE0" w:rsidP="00AB4DE0">
      <w:pPr>
        <w:numPr>
          <w:ilvl w:val="0"/>
          <w:numId w:val="2"/>
        </w:numPr>
      </w:pPr>
      <w:r>
        <w:t xml:space="preserve">The frontend component is the guest side of the </w:t>
      </w:r>
      <w:del w:id="168" w:author="Patrick Ames" w:date="2020-11-04T12:56:00Z">
        <w:r w:rsidDel="000B2244">
          <w:delText xml:space="preserve">virtio </w:delText>
        </w:r>
      </w:del>
      <w:ins w:id="169" w:author="Patrick Ames" w:date="2020-11-04T12:56:00Z">
        <w:r w:rsidR="000B2244">
          <w:t xml:space="preserve">Virtio </w:t>
        </w:r>
      </w:ins>
      <w:r>
        <w:t>interface</w:t>
      </w:r>
    </w:p>
    <w:p w14:paraId="2AE6068A" w14:textId="413E9B7F" w:rsidR="00AB4DE0" w:rsidRDefault="00AB4DE0" w:rsidP="00AB4DE0">
      <w:pPr>
        <w:numPr>
          <w:ilvl w:val="0"/>
          <w:numId w:val="2"/>
        </w:numPr>
      </w:pPr>
      <w:r>
        <w:t xml:space="preserve">The backend component is the host side of the </w:t>
      </w:r>
      <w:del w:id="170" w:author="Patrick Ames" w:date="2020-11-04T12:56:00Z">
        <w:r w:rsidDel="000B2244">
          <w:delText xml:space="preserve">virtio </w:delText>
        </w:r>
      </w:del>
      <w:ins w:id="171" w:author="Patrick Ames" w:date="2020-11-04T12:56:00Z">
        <w:r w:rsidR="000B2244">
          <w:t xml:space="preserve">Virtio </w:t>
        </w:r>
      </w:ins>
      <w:r>
        <w:t>interface</w:t>
      </w:r>
    </w:p>
    <w:p w14:paraId="5595B812" w14:textId="77777777" w:rsidR="00AB4DE0" w:rsidRDefault="00AB4DE0" w:rsidP="00AB4DE0">
      <w:pPr>
        <w:pStyle w:val="FirstParagraph"/>
      </w:pPr>
      <w:r>
        <w:rPr>
          <w:noProof/>
        </w:rPr>
        <w:drawing>
          <wp:inline distT="0" distB="0" distL="0" distR="0" wp14:anchorId="726FBC90" wp14:editId="43A1C6AA">
            <wp:extent cx="4131012" cy="2833352"/>
            <wp:effectExtent l="0" t="0" r="0" b="0"/>
            <wp:docPr id="5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emf"/>
                    <pic:cNvPicPr>
                      <a:picLocks noChangeAspect="1" noChangeArrowheads="1"/>
                    </pic:cNvPicPr>
                  </pic:nvPicPr>
                  <pic:blipFill>
                    <a:blip r:embed="rId12"/>
                    <a:stretch>
                      <a:fillRect/>
                    </a:stretch>
                  </pic:blipFill>
                  <pic:spPr bwMode="auto">
                    <a:xfrm>
                      <a:off x="0" y="0"/>
                      <a:ext cx="4131012" cy="2833352"/>
                    </a:xfrm>
                    <a:prstGeom prst="rect">
                      <a:avLst/>
                    </a:prstGeom>
                    <a:noFill/>
                    <a:ln w="9525">
                      <a:noFill/>
                      <a:headEnd/>
                      <a:tailEnd/>
                    </a:ln>
                  </pic:spPr>
                </pic:pic>
              </a:graphicData>
            </a:graphic>
          </wp:inline>
        </w:drawing>
      </w:r>
    </w:p>
    <w:p w14:paraId="41DBA14A" w14:textId="23FC2EE9" w:rsidR="00153579" w:rsidRDefault="00153579" w:rsidP="00153579">
      <w:pPr>
        <w:pStyle w:val="BodyText"/>
        <w:rPr>
          <w:ins w:id="172" w:author="Patrick Ames" w:date="2020-11-04T12:57:00Z"/>
        </w:rPr>
      </w:pPr>
      <w:bookmarkStart w:id="173" w:name="X3ddfeae023ece2d4801b9fb61cbcb1803cf2c31"/>
      <w:bookmarkStart w:id="174" w:name="_Toc54881546"/>
      <w:ins w:id="175" w:author="Patrick Ames" w:date="2020-11-04T12:57:00Z">
        <w:r>
          <w:t>Figure 2.4</w:t>
        </w:r>
        <w:r>
          <w:tab/>
          <w:t>Virtio Frontend and Backend</w:t>
        </w:r>
      </w:ins>
    </w:p>
    <w:p w14:paraId="6BC35F81" w14:textId="2EB4FDD9" w:rsidR="00AB4DE0" w:rsidRDefault="00AB4DE0" w:rsidP="00AB4DE0">
      <w:pPr>
        <w:pStyle w:val="Heading3"/>
      </w:pPr>
      <w:r>
        <w:t>Virtio transport protocol</w:t>
      </w:r>
      <w:bookmarkEnd w:id="173"/>
      <w:bookmarkEnd w:id="174"/>
    </w:p>
    <w:p w14:paraId="4133D751" w14:textId="7F4D7B1E" w:rsidR="00AB4DE0" w:rsidDel="00153579" w:rsidRDefault="00AB4DE0" w:rsidP="00AB4DE0">
      <w:pPr>
        <w:pStyle w:val="FirstParagraph"/>
        <w:rPr>
          <w:del w:id="176" w:author="Patrick Ames" w:date="2020-11-04T12:56:00Z"/>
        </w:rPr>
      </w:pPr>
      <w:del w:id="177" w:author="Patrick Ames" w:date="2020-11-04T12:55:00Z">
        <w:r w:rsidDel="000B2244">
          <w:delText xml:space="preserve">virtio </w:delText>
        </w:r>
      </w:del>
      <w:ins w:id="178" w:author="Patrick Ames" w:date="2020-11-04T12:55:00Z">
        <w:r w:rsidR="000B2244">
          <w:t xml:space="preserve">The </w:t>
        </w:r>
      </w:ins>
      <w:ins w:id="179" w:author="Patrick Ames" w:date="2020-11-04T12:56:00Z">
        <w:r w:rsidR="000B2244">
          <w:t>V</w:t>
        </w:r>
      </w:ins>
      <w:ins w:id="180" w:author="Patrick Ames" w:date="2020-11-04T12:55:00Z">
        <w:r w:rsidR="000B2244">
          <w:t xml:space="preserve">irtio </w:t>
        </w:r>
      </w:ins>
      <w:r>
        <w:t xml:space="preserve">network driver is the </w:t>
      </w:r>
      <w:del w:id="181" w:author="Patrick Ames" w:date="2020-11-04T12:56:00Z">
        <w:r w:rsidDel="000B2244">
          <w:delText xml:space="preserve">VirtIO </w:delText>
        </w:r>
      </w:del>
      <w:ins w:id="182" w:author="Patrick Ames" w:date="2020-11-04T12:56:00Z">
        <w:r w:rsidR="000B2244">
          <w:t xml:space="preserve">Virtio </w:t>
        </w:r>
      </w:ins>
      <w:r>
        <w:t>frontend component exposed into the guest V</w:t>
      </w:r>
      <w:ins w:id="183" w:author="Patrick Ames" w:date="2020-11-04T12:56:00Z">
        <w:r w:rsidR="00153579">
          <w:t xml:space="preserve">M. </w:t>
        </w:r>
      </w:ins>
      <w:del w:id="184" w:author="Patrick Ames" w:date="2020-11-04T12:56:00Z">
        <w:r w:rsidDel="00153579">
          <w:delText>M</w:delText>
        </w:r>
      </w:del>
    </w:p>
    <w:p w14:paraId="7CD81736" w14:textId="6C14385C" w:rsidR="00AB4DE0" w:rsidDel="00153579" w:rsidRDefault="00153579">
      <w:pPr>
        <w:pStyle w:val="FirstParagraph"/>
        <w:rPr>
          <w:del w:id="185" w:author="Patrick Ames" w:date="2020-11-04T12:56:00Z"/>
        </w:rPr>
        <w:pPrChange w:id="186" w:author="Patrick Ames" w:date="2020-11-04T12:56:00Z">
          <w:pPr>
            <w:pStyle w:val="BodyText"/>
          </w:pPr>
        </w:pPrChange>
      </w:pPr>
      <w:ins w:id="187" w:author="Patrick Ames" w:date="2020-11-04T12:56:00Z">
        <w:r>
          <w:t xml:space="preserve">The </w:t>
        </w:r>
      </w:ins>
      <w:r w:rsidR="00AB4DE0">
        <w:t xml:space="preserve">virtio network device is the </w:t>
      </w:r>
      <w:del w:id="188" w:author="Patrick Ames" w:date="2020-11-04T12:56:00Z">
        <w:r w:rsidR="00AB4DE0" w:rsidDel="00153579">
          <w:delText xml:space="preserve">VirtIO </w:delText>
        </w:r>
      </w:del>
      <w:ins w:id="189" w:author="Patrick Ames" w:date="2020-11-04T12:56:00Z">
        <w:r>
          <w:t xml:space="preserve">Virtio </w:t>
        </w:r>
      </w:ins>
      <w:r w:rsidR="00AB4DE0">
        <w:t>backend component exposed by the hypervisor.</w:t>
      </w:r>
      <w:ins w:id="190" w:author="Patrick Ames" w:date="2020-11-04T12:56:00Z">
        <w:r>
          <w:t xml:space="preserve"> The </w:t>
        </w:r>
      </w:ins>
    </w:p>
    <w:p w14:paraId="08FF7C30" w14:textId="17DBF401" w:rsidR="00AB4DE0" w:rsidRDefault="00AB4DE0">
      <w:pPr>
        <w:pStyle w:val="FirstParagraph"/>
        <w:pPrChange w:id="191" w:author="Patrick Ames" w:date="2020-11-04T12:56:00Z">
          <w:pPr>
            <w:pStyle w:val="BodyText"/>
          </w:pPr>
        </w:pPrChange>
      </w:pPr>
      <w:r>
        <w:t>Virtual Network frontend and backends are interconnected with a transport protocol (usually PCI/PCIe).</w:t>
      </w:r>
      <w:ins w:id="192" w:author="Patrick Ames" w:date="2020-11-04T12:59:00Z">
        <w:r w:rsidR="00153579">
          <w:t xml:space="preserve"> See Figure 2.5.</w:t>
        </w:r>
      </w:ins>
    </w:p>
    <w:p w14:paraId="4C4C03CB" w14:textId="20E98118" w:rsidR="00AB4DE0" w:rsidRDefault="00AB4DE0" w:rsidP="00AB4DE0">
      <w:pPr>
        <w:pStyle w:val="BodyText"/>
      </w:pPr>
      <w:r>
        <w:t xml:space="preserve">The </w:t>
      </w:r>
      <w:del w:id="193" w:author="Patrick Ames" w:date="2020-11-04T12:56:00Z">
        <w:r w:rsidDel="00153579">
          <w:delText xml:space="preserve">virtio </w:delText>
        </w:r>
      </w:del>
      <w:ins w:id="194" w:author="Patrick Ames" w:date="2020-11-04T12:56:00Z">
        <w:r w:rsidR="00153579">
          <w:t xml:space="preserve">Virtio </w:t>
        </w:r>
      </w:ins>
      <w:r>
        <w:t>drivers must be able to allocate memory regions that both the hypervisor and the devices can access for reading and writing, via memory sharing. Two different domains have to be considered for a network device:</w:t>
      </w:r>
    </w:p>
    <w:p w14:paraId="1B3A7218" w14:textId="2164F614" w:rsidR="00AB4DE0" w:rsidRDefault="00AB4DE0" w:rsidP="00AB4DE0">
      <w:pPr>
        <w:numPr>
          <w:ilvl w:val="0"/>
          <w:numId w:val="2"/>
        </w:numPr>
      </w:pPr>
      <w:del w:id="195" w:author="Patrick Ames" w:date="2020-11-04T12:57:00Z">
        <w:r w:rsidDel="00153579">
          <w:delText xml:space="preserve">virtio </w:delText>
        </w:r>
      </w:del>
      <w:ins w:id="196" w:author="Patrick Ames" w:date="2020-11-04T12:57:00Z">
        <w:r w:rsidR="00153579">
          <w:t xml:space="preserve">Virtio </w:t>
        </w:r>
      </w:ins>
      <w:r>
        <w:t>device initialization, activation or shutdown (control plane)</w:t>
      </w:r>
    </w:p>
    <w:p w14:paraId="2C37B30D" w14:textId="33463CA9" w:rsidR="00AB4DE0" w:rsidRDefault="00AB4DE0" w:rsidP="00AB4DE0">
      <w:pPr>
        <w:numPr>
          <w:ilvl w:val="0"/>
          <w:numId w:val="2"/>
        </w:numPr>
      </w:pPr>
      <w:del w:id="197" w:author="Patrick Ames" w:date="2020-11-04T12:57:00Z">
        <w:r w:rsidDel="00153579">
          <w:delText xml:space="preserve">network </w:delText>
        </w:r>
      </w:del>
      <w:ins w:id="198" w:author="Patrick Ames" w:date="2020-11-04T12:57:00Z">
        <w:r w:rsidR="00153579">
          <w:t xml:space="preserve">Network </w:t>
        </w:r>
      </w:ins>
      <w:r>
        <w:t xml:space="preserve">packets transfer through the </w:t>
      </w:r>
      <w:del w:id="199" w:author="Patrick Ames" w:date="2020-11-04T12:57:00Z">
        <w:r w:rsidDel="00153579">
          <w:delText xml:space="preserve">virtio </w:delText>
        </w:r>
      </w:del>
      <w:ins w:id="200" w:author="Patrick Ames" w:date="2020-11-04T12:57:00Z">
        <w:r w:rsidR="00153579">
          <w:t xml:space="preserve">Virtio </w:t>
        </w:r>
      </w:ins>
      <w:r>
        <w:t>device (data plane)</w:t>
      </w:r>
    </w:p>
    <w:p w14:paraId="6FDCB344" w14:textId="1CA07444" w:rsidR="00AB4DE0" w:rsidRDefault="00AB4DE0" w:rsidP="00AB4DE0">
      <w:pPr>
        <w:pStyle w:val="FirstParagraph"/>
        <w:rPr>
          <w:ins w:id="201" w:author="Patrick Ames" w:date="2020-11-04T12:57:00Z"/>
        </w:rPr>
      </w:pPr>
      <w:r>
        <w:rPr>
          <w:noProof/>
        </w:rPr>
        <w:drawing>
          <wp:inline distT="0" distB="0" distL="0" distR="0" wp14:anchorId="304F4665" wp14:editId="6C4C53FA">
            <wp:extent cx="4520119" cy="4971245"/>
            <wp:effectExtent l="0" t="0" r="0" b="0"/>
            <wp:docPr id="5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6.emf"/>
                    <pic:cNvPicPr>
                      <a:picLocks noChangeAspect="1" noChangeArrowheads="1"/>
                    </pic:cNvPicPr>
                  </pic:nvPicPr>
                  <pic:blipFill>
                    <a:blip r:embed="rId13"/>
                    <a:stretch>
                      <a:fillRect/>
                    </a:stretch>
                  </pic:blipFill>
                  <pic:spPr bwMode="auto">
                    <a:xfrm>
                      <a:off x="0" y="0"/>
                      <a:ext cx="4520119" cy="4971245"/>
                    </a:xfrm>
                    <a:prstGeom prst="rect">
                      <a:avLst/>
                    </a:prstGeom>
                    <a:noFill/>
                    <a:ln w="9525">
                      <a:noFill/>
                      <a:headEnd/>
                      <a:tailEnd/>
                    </a:ln>
                  </pic:spPr>
                </pic:pic>
              </a:graphicData>
            </a:graphic>
          </wp:inline>
        </w:drawing>
      </w:r>
    </w:p>
    <w:p w14:paraId="57F1EF4F" w14:textId="5E852CF7" w:rsidR="00153579" w:rsidRDefault="00153579" w:rsidP="00153579">
      <w:pPr>
        <w:pStyle w:val="BodyText"/>
        <w:rPr>
          <w:ins w:id="202" w:author="Patrick Ames" w:date="2020-11-04T12:57:00Z"/>
        </w:rPr>
      </w:pPr>
      <w:ins w:id="203" w:author="Patrick Ames" w:date="2020-11-04T12:57:00Z">
        <w:r>
          <w:t>Figure 2.5</w:t>
        </w:r>
        <w:r>
          <w:tab/>
        </w:r>
      </w:ins>
      <w:ins w:id="204" w:author="Patrick Ames" w:date="2020-11-04T12:59:00Z">
        <w:r>
          <w:t>Virtio Transport</w:t>
        </w:r>
      </w:ins>
    </w:p>
    <w:p w14:paraId="52992374" w14:textId="69B6408F" w:rsidR="00153579" w:rsidRPr="00153579" w:rsidDel="00153579" w:rsidRDefault="00153579">
      <w:pPr>
        <w:pStyle w:val="BodyText"/>
        <w:rPr>
          <w:del w:id="205" w:author="Patrick Ames" w:date="2020-11-04T12:59:00Z"/>
        </w:rPr>
        <w:pPrChange w:id="206" w:author="Patrick Ames" w:date="2020-11-04T12:57:00Z">
          <w:pPr>
            <w:pStyle w:val="FirstParagraph"/>
          </w:pPr>
        </w:pPrChange>
      </w:pPr>
      <w:ins w:id="207" w:author="Patrick Ames" w:date="2020-11-04T12:59:00Z">
        <w:r>
          <w:t xml:space="preserve">The </w:t>
        </w:r>
      </w:ins>
    </w:p>
    <w:p w14:paraId="00D624BA" w14:textId="1AE782F8" w:rsidR="00AB4DE0" w:rsidRDefault="00153579" w:rsidP="00AB4DE0">
      <w:pPr>
        <w:pStyle w:val="BodyText"/>
      </w:pPr>
      <w:ins w:id="208" w:author="Patrick Ames" w:date="2020-11-04T12:59:00Z">
        <w:r>
          <w:t>c</w:t>
        </w:r>
      </w:ins>
      <w:del w:id="209" w:author="Patrick Ames" w:date="2020-11-04T12:59:00Z">
        <w:r w:rsidR="00AB4DE0" w:rsidDel="00153579">
          <w:delText>C</w:delText>
        </w:r>
      </w:del>
      <w:r w:rsidR="00AB4DE0">
        <w:t>ontrol plane is used for capability exchange negotiation between the host and guest</w:t>
      </w:r>
      <w:ins w:id="210" w:author="Patrick Ames" w:date="2020-11-04T13:00:00Z">
        <w:r>
          <w:t>,</w:t>
        </w:r>
      </w:ins>
      <w:r w:rsidR="00AB4DE0">
        <w:t xml:space="preserve"> both for establishing and terminating the data plane. </w:t>
      </w:r>
      <w:del w:id="211" w:author="Patrick Ames" w:date="2020-11-04T13:00:00Z">
        <w:r w:rsidR="00AB4DE0" w:rsidDel="00153579">
          <w:delText xml:space="preserve">Data </w:delText>
        </w:r>
      </w:del>
      <w:ins w:id="212" w:author="Patrick Ames" w:date="2020-11-04T13:00:00Z">
        <w:r>
          <w:t xml:space="preserve">The data </w:t>
        </w:r>
      </w:ins>
      <w:r w:rsidR="00AB4DE0">
        <w:t xml:space="preserve">plane is used for transferring the actual packets between </w:t>
      </w:r>
      <w:ins w:id="213" w:author="Patrick Ames" w:date="2020-11-04T13:00:00Z">
        <w:r>
          <w:t xml:space="preserve">the </w:t>
        </w:r>
      </w:ins>
      <w:r w:rsidR="00AB4DE0">
        <w:t>host and guest.</w:t>
      </w:r>
    </w:p>
    <w:p w14:paraId="324BB223" w14:textId="27DE2F43" w:rsidR="00AB4DE0" w:rsidRDefault="00AB4DE0" w:rsidP="00AB4DE0">
      <w:pPr>
        <w:pStyle w:val="BodyText"/>
      </w:pPr>
      <w:r>
        <w:t xml:space="preserve">Virtqueues are the mechanism for bulk data transport on </w:t>
      </w:r>
      <w:del w:id="214" w:author="Patrick Ames" w:date="2020-11-04T13:00:00Z">
        <w:r w:rsidDel="00153579">
          <w:delText xml:space="preserve">virtio </w:delText>
        </w:r>
      </w:del>
      <w:ins w:id="215" w:author="Patrick Ames" w:date="2020-11-04T13:00:00Z">
        <w:r w:rsidR="00153579">
          <w:t xml:space="preserve">Virtio </w:t>
        </w:r>
      </w:ins>
      <w:r>
        <w:t>devices. They are composed of:</w:t>
      </w:r>
    </w:p>
    <w:p w14:paraId="1CFDB5E5" w14:textId="77777777" w:rsidR="00AB4DE0" w:rsidRDefault="00AB4DE0" w:rsidP="00AB4DE0">
      <w:pPr>
        <w:numPr>
          <w:ilvl w:val="0"/>
          <w:numId w:val="2"/>
        </w:numPr>
      </w:pPr>
      <w:r>
        <w:lastRenderedPageBreak/>
        <w:t>guest-allocated buffers that the host interacts with (read/write packets)</w:t>
      </w:r>
    </w:p>
    <w:p w14:paraId="4C37D49D" w14:textId="77777777" w:rsidR="00AB4DE0" w:rsidRDefault="00AB4DE0" w:rsidP="00AB4DE0">
      <w:pPr>
        <w:numPr>
          <w:ilvl w:val="0"/>
          <w:numId w:val="2"/>
        </w:numPr>
      </w:pPr>
      <w:r>
        <w:t>descriptor rings</w:t>
      </w:r>
    </w:p>
    <w:p w14:paraId="14E478FF" w14:textId="77777777" w:rsidR="00AB4DE0" w:rsidRDefault="00AB4DE0" w:rsidP="00AB4DE0">
      <w:pPr>
        <w:pStyle w:val="FirstParagraph"/>
      </w:pPr>
      <w:r>
        <w:t>Virqueues are controlled with I/O Registers notification messages:</w:t>
      </w:r>
    </w:p>
    <w:p w14:paraId="1C02844A" w14:textId="1575E0E6" w:rsidR="00AB4DE0" w:rsidRDefault="00AB4DE0" w:rsidP="00AB4DE0">
      <w:pPr>
        <w:numPr>
          <w:ilvl w:val="0"/>
          <w:numId w:val="2"/>
        </w:numPr>
      </w:pPr>
      <w:r>
        <w:t xml:space="preserve">Available Buffer Notification: </w:t>
      </w:r>
      <w:del w:id="216" w:author="Patrick Ames" w:date="2020-11-04T13:00:00Z">
        <w:r w:rsidDel="00153579">
          <w:delText xml:space="preserve">virtio </w:delText>
        </w:r>
      </w:del>
      <w:ins w:id="217" w:author="Patrick Ames" w:date="2020-11-04T13:00:00Z">
        <w:r w:rsidR="00153579">
          <w:t xml:space="preserve">Virtio </w:t>
        </w:r>
      </w:ins>
      <w:r>
        <w:t>driver notifies there are buffers that are ready to be processed by the device.</w:t>
      </w:r>
    </w:p>
    <w:p w14:paraId="2799C075" w14:textId="6DEE4655" w:rsidR="00AB4DE0" w:rsidRDefault="00AB4DE0" w:rsidP="00AB4DE0">
      <w:pPr>
        <w:numPr>
          <w:ilvl w:val="0"/>
          <w:numId w:val="2"/>
        </w:numPr>
      </w:pPr>
      <w:r>
        <w:t xml:space="preserve">Used Buffer Notification: </w:t>
      </w:r>
      <w:del w:id="218" w:author="Patrick Ames" w:date="2020-11-04T13:00:00Z">
        <w:r w:rsidDel="00153579">
          <w:delText xml:space="preserve">virtio </w:delText>
        </w:r>
      </w:del>
      <w:ins w:id="219" w:author="Patrick Ames" w:date="2020-11-04T13:00:00Z">
        <w:r w:rsidR="00153579">
          <w:t xml:space="preserve">Virtio </w:t>
        </w:r>
      </w:ins>
      <w:r>
        <w:t>device notifies it has finished processing some buffers.</w:t>
      </w:r>
    </w:p>
    <w:p w14:paraId="50791D79" w14:textId="77777777" w:rsidR="00AB4DE0" w:rsidRDefault="00AB4DE0" w:rsidP="00AB4DE0">
      <w:pPr>
        <w:pStyle w:val="Heading3"/>
      </w:pPr>
      <w:bookmarkStart w:id="220" w:name="X60881337fc4d99dfdaeaaf0e58e74575dd205f0"/>
      <w:bookmarkStart w:id="221" w:name="_Toc54881547"/>
      <w:r>
        <w:t>Virtio device network backend</w:t>
      </w:r>
      <w:bookmarkEnd w:id="220"/>
      <w:bookmarkEnd w:id="221"/>
    </w:p>
    <w:p w14:paraId="516C840C" w14:textId="2B7BCA51" w:rsidR="00AB4DE0" w:rsidRDefault="00AB4DE0" w:rsidP="00AB4DE0">
      <w:pPr>
        <w:pStyle w:val="FirstParagraph"/>
      </w:pPr>
      <w:r>
        <w:t xml:space="preserve">The network backend </w:t>
      </w:r>
      <w:del w:id="222" w:author="Patrick Ames" w:date="2020-11-04T13:12:00Z">
        <w:r w:rsidDel="006D10A2">
          <w:delText xml:space="preserve">that </w:delText>
        </w:r>
      </w:del>
      <w:r>
        <w:t>interacts with the emulated NIC a</w:t>
      </w:r>
      <w:ins w:id="223" w:author="Patrick Ames" w:date="2020-11-04T13:12:00Z">
        <w:r w:rsidR="006D10A2">
          <w:t xml:space="preserve">nd </w:t>
        </w:r>
      </w:ins>
      <w:del w:id="224" w:author="Patrick Ames" w:date="2020-11-04T13:12:00Z">
        <w:r w:rsidDel="006D10A2">
          <w:delText xml:space="preserve">nd which </w:delText>
        </w:r>
      </w:del>
      <w:r>
        <w:t xml:space="preserve">is exposed on the host side. Usually </w:t>
      </w:r>
      <w:ins w:id="225" w:author="Patrick Ames" w:date="2020-11-04T13:12:00Z">
        <w:r w:rsidR="006D10A2">
          <w:t xml:space="preserve">the </w:t>
        </w:r>
      </w:ins>
      <w:r>
        <w:t>network backend is a tap device</w:t>
      </w:r>
      <w:del w:id="226" w:author="Patrick Ames" w:date="2020-11-04T13:12:00Z">
        <w:r w:rsidDel="006D10A2">
          <w:delText>. B</w:delText>
        </w:r>
      </w:del>
      <w:ins w:id="227" w:author="Patrick Ames" w:date="2020-11-04T13:12:00Z">
        <w:r w:rsidR="006D10A2">
          <w:t xml:space="preserve"> b</w:t>
        </w:r>
      </w:ins>
      <w:r>
        <w:t xml:space="preserve">ut other backends are proposed with </w:t>
      </w:r>
      <w:del w:id="228" w:author="Patrick Ames" w:date="2020-11-04T13:12:00Z">
        <w:r w:rsidDel="006D10A2">
          <w:delText xml:space="preserve">VirtIO </w:delText>
        </w:r>
      </w:del>
      <w:ins w:id="229" w:author="Patrick Ames" w:date="2020-11-04T13:12:00Z">
        <w:r w:rsidR="006D10A2">
          <w:t xml:space="preserve">Virtio </w:t>
        </w:r>
      </w:ins>
      <w:r>
        <w:t>(SLIRP, VDE, Socket)</w:t>
      </w:r>
      <w:ins w:id="230" w:author="Patrick Ames" w:date="2020-11-04T13:12:00Z">
        <w:r w:rsidR="006D10A2">
          <w:t>.</w:t>
        </w:r>
      </w:ins>
    </w:p>
    <w:p w14:paraId="4B129913" w14:textId="3C69B047" w:rsidR="00AB4DE0" w:rsidRDefault="00AB4DE0" w:rsidP="00AB4DE0">
      <w:pPr>
        <w:pStyle w:val="BodyText"/>
      </w:pPr>
      <w:del w:id="231" w:author="Patrick Ames" w:date="2020-11-04T13:12:00Z">
        <w:r w:rsidDel="006D10A2">
          <w:delText xml:space="preserve">tap </w:delText>
        </w:r>
      </w:del>
      <w:ins w:id="232" w:author="Patrick Ames" w:date="2020-11-04T13:12:00Z">
        <w:r w:rsidR="006D10A2">
          <w:t xml:space="preserve">Tap </w:t>
        </w:r>
      </w:ins>
      <w:r>
        <w:t>devices are virtual point-to-point network devices that the user</w:t>
      </w:r>
      <w:ins w:id="233" w:author="Patrick Ames" w:date="2020-11-04T13:19:00Z">
        <w:r w:rsidR="006D10A2">
          <w:t>’s</w:t>
        </w:r>
      </w:ins>
      <w:r>
        <w:t xml:space="preserve"> </w:t>
      </w:r>
      <w:del w:id="234" w:author="Patrick Ames" w:date="2020-11-04T13:19:00Z">
        <w:r w:rsidDel="006D10A2">
          <w:delText xml:space="preserve">space </w:delText>
        </w:r>
      </w:del>
      <w:r>
        <w:t xml:space="preserve">applications can use to exchange L2 packets. Tap devices are requiring </w:t>
      </w:r>
      <w:ins w:id="235" w:author="Patrick Ames" w:date="2020-11-04T13:13:00Z">
        <w:r w:rsidR="006D10A2">
          <w:t xml:space="preserve">the </w:t>
        </w:r>
      </w:ins>
      <w:r>
        <w:t>tun kernel module to be loaded. Tun kernel modules create a kind of device in</w:t>
      </w:r>
      <w:ins w:id="236" w:author="Patrick Ames" w:date="2020-11-04T13:19:00Z">
        <w:r w:rsidR="006D10A2">
          <w:t xml:space="preserve"> the</w:t>
        </w:r>
      </w:ins>
      <w:r>
        <w:t xml:space="preserve"> /dev/net system directory tree (/dev/net/tun).</w:t>
      </w:r>
    </w:p>
    <w:p w14:paraId="23874A24" w14:textId="77777777" w:rsidR="00AB4DE0" w:rsidRDefault="00AB4DE0" w:rsidP="00AB4DE0">
      <w:pPr>
        <w:pStyle w:val="BodyText"/>
      </w:pPr>
      <w:r>
        <w:t>Each new tap device has a name in the /dev/net/tree filesystem.</w:t>
      </w:r>
    </w:p>
    <w:p w14:paraId="1834118F" w14:textId="2A7E2BE2" w:rsidR="00AB4DE0" w:rsidRDefault="00AB4DE0" w:rsidP="00AB4DE0">
      <w:pPr>
        <w:pStyle w:val="Heading3"/>
      </w:pPr>
      <w:bookmarkStart w:id="237" w:name="X819174637d499f82f84f2dc30f96f712025e332"/>
      <w:bookmarkStart w:id="238" w:name="_Toc54881548"/>
      <w:r>
        <w:t xml:space="preserve">Virtio </w:t>
      </w:r>
      <w:del w:id="239" w:author="Patrick Ames" w:date="2020-11-04T13:19:00Z">
        <w:r w:rsidDel="006D10A2">
          <w:delText xml:space="preserve">net </w:delText>
        </w:r>
      </w:del>
      <w:ins w:id="240" w:author="Patrick Ames" w:date="2020-11-04T13:19:00Z">
        <w:r w:rsidR="006D10A2">
          <w:t xml:space="preserve">Net </w:t>
        </w:r>
      </w:ins>
      <w:del w:id="241" w:author="Patrick Ames" w:date="2020-11-04T13:20:00Z">
        <w:r w:rsidDel="006D10A2">
          <w:delText xml:space="preserve">backend </w:delText>
        </w:r>
      </w:del>
      <w:ins w:id="242" w:author="Patrick Ames" w:date="2020-11-04T13:20:00Z">
        <w:r w:rsidR="006D10A2">
          <w:t xml:space="preserve">Backend </w:t>
        </w:r>
      </w:ins>
      <w:del w:id="243" w:author="Patrick Ames" w:date="2020-11-04T13:20:00Z">
        <w:r w:rsidDel="006D10A2">
          <w:delText>drawbacks</w:delText>
        </w:r>
      </w:del>
      <w:bookmarkEnd w:id="237"/>
      <w:bookmarkEnd w:id="238"/>
      <w:ins w:id="244" w:author="Patrick Ames" w:date="2020-11-04T13:20:00Z">
        <w:r w:rsidR="006D10A2">
          <w:t>Drawbacks</w:t>
        </w:r>
      </w:ins>
    </w:p>
    <w:p w14:paraId="2092638F" w14:textId="7A1980E1" w:rsidR="00AB4DE0" w:rsidRDefault="00AB4DE0" w:rsidP="00AB4DE0">
      <w:pPr>
        <w:pStyle w:val="FirstParagraph"/>
      </w:pPr>
      <w:r>
        <w:t xml:space="preserve">The usual transport backend used by </w:t>
      </w:r>
      <w:ins w:id="245" w:author="Patrick Ames" w:date="2020-11-04T13:20:00Z">
        <w:r w:rsidR="006D10A2">
          <w:t>the V</w:t>
        </w:r>
      </w:ins>
      <w:del w:id="246" w:author="Patrick Ames" w:date="2020-11-04T13:20:00Z">
        <w:r w:rsidDel="006D10A2">
          <w:delText>v</w:delText>
        </w:r>
      </w:del>
      <w:r>
        <w:t xml:space="preserve">irtio net device </w:t>
      </w:r>
      <w:del w:id="247" w:author="Patrick Ames" w:date="2020-11-04T13:20:00Z">
        <w:r w:rsidDel="006D10A2">
          <w:delText xml:space="preserve">is </w:delText>
        </w:r>
      </w:del>
      <w:r>
        <w:t>present</w:t>
      </w:r>
      <w:del w:id="248" w:author="Patrick Ames" w:date="2020-11-04T13:20:00Z">
        <w:r w:rsidDel="006D10A2">
          <w:delText>ing</w:delText>
        </w:r>
      </w:del>
      <w:ins w:id="249" w:author="Patrick Ames" w:date="2020-11-04T13:20:00Z">
        <w:r w:rsidR="006D10A2">
          <w:t>s</w:t>
        </w:r>
      </w:ins>
      <w:r>
        <w:t xml:space="preserve"> some inefficiencies:</w:t>
      </w:r>
    </w:p>
    <w:p w14:paraId="2B0218CD" w14:textId="77777777" w:rsidR="00AB4DE0" w:rsidRDefault="00AB4DE0" w:rsidP="00AB4DE0">
      <w:pPr>
        <w:numPr>
          <w:ilvl w:val="0"/>
          <w:numId w:val="2"/>
        </w:numPr>
      </w:pPr>
      <w:r>
        <w:t>syscall and data copy are required for each packet to send or receive through the tap interface (no bulk transfer mode).</w:t>
      </w:r>
    </w:p>
    <w:p w14:paraId="0A7E3EA0" w14:textId="77777777" w:rsidR="00AB4DE0" w:rsidRDefault="00AB4DE0" w:rsidP="00AB4DE0">
      <w:pPr>
        <w:numPr>
          <w:ilvl w:val="0"/>
          <w:numId w:val="2"/>
        </w:numPr>
      </w:pPr>
      <w:r>
        <w:t>virtio driver (front end) notifies there are one available packet for the virtio device (backend) with an interrupt messages (IOCTL)</w:t>
      </w:r>
    </w:p>
    <w:p w14:paraId="283544E9" w14:textId="77777777" w:rsidR="00AB4DE0" w:rsidRDefault="00AB4DE0" w:rsidP="00AB4DE0">
      <w:pPr>
        <w:numPr>
          <w:ilvl w:val="0"/>
          <w:numId w:val="2"/>
        </w:numPr>
      </w:pPr>
      <w:r>
        <w:t>each interrupt message stops vCPU execution and generate a context switch (vmexit). Then the host processes the available packet and resume (vmexit) the VM execution using a syscall.</w:t>
      </w:r>
    </w:p>
    <w:p w14:paraId="1EA16EBF" w14:textId="1CAAC0C9" w:rsidR="00AB4DE0" w:rsidRDefault="00AB4DE0" w:rsidP="00AB4DE0">
      <w:pPr>
        <w:pStyle w:val="FirstParagraph"/>
      </w:pPr>
      <w:r>
        <w:t xml:space="preserve">Each time a packet is sent, the VM stops </w:t>
      </w:r>
      <w:del w:id="250" w:author="Patrick Ames" w:date="2020-11-04T13:21:00Z">
        <w:r w:rsidDel="006D10A2">
          <w:delText xml:space="preserve">to work </w:delText>
        </w:r>
      </w:del>
      <w:r>
        <w:t>to get the available packet processed.</w:t>
      </w:r>
    </w:p>
    <w:p w14:paraId="32224F88" w14:textId="77777777" w:rsidR="00AB4DE0" w:rsidRDefault="00AB4DE0" w:rsidP="00AB4DE0">
      <w:pPr>
        <w:pStyle w:val="BodyText"/>
      </w:pPr>
      <w:r>
        <w:rPr>
          <w:noProof/>
        </w:rPr>
        <w:lastRenderedPageBreak/>
        <w:drawing>
          <wp:inline distT="0" distB="0" distL="0" distR="0" wp14:anchorId="473E7C01" wp14:editId="432818A4">
            <wp:extent cx="5334000" cy="5869973"/>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7.emf"/>
                    <pic:cNvPicPr>
                      <a:picLocks noChangeAspect="1" noChangeArrowheads="1"/>
                    </pic:cNvPicPr>
                  </pic:nvPicPr>
                  <pic:blipFill>
                    <a:blip r:embed="rId14"/>
                    <a:stretch>
                      <a:fillRect/>
                    </a:stretch>
                  </pic:blipFill>
                  <pic:spPr bwMode="auto">
                    <a:xfrm>
                      <a:off x="0" y="0"/>
                      <a:ext cx="5334000" cy="5869973"/>
                    </a:xfrm>
                    <a:prstGeom prst="rect">
                      <a:avLst/>
                    </a:prstGeom>
                    <a:noFill/>
                    <a:ln w="9525">
                      <a:noFill/>
                      <a:headEnd/>
                      <a:tailEnd/>
                    </a:ln>
                  </pic:spPr>
                </pic:pic>
              </a:graphicData>
            </a:graphic>
          </wp:inline>
        </w:drawing>
      </w:r>
    </w:p>
    <w:p w14:paraId="5725CF49" w14:textId="77777777" w:rsidR="006D10A2" w:rsidRDefault="006D10A2" w:rsidP="006D10A2">
      <w:pPr>
        <w:pStyle w:val="BodyText"/>
        <w:rPr>
          <w:ins w:id="251" w:author="Patrick Ames" w:date="2020-11-04T13:22:00Z"/>
        </w:rPr>
      </w:pPr>
      <w:ins w:id="252" w:author="Patrick Ames" w:date="2020-11-04T13:22:00Z">
        <w:r>
          <w:t>Figure 2.5</w:t>
        </w:r>
        <w:r>
          <w:tab/>
          <w:t>Virtio Transport</w:t>
        </w:r>
      </w:ins>
    </w:p>
    <w:p w14:paraId="6951EC72" w14:textId="69B3F231" w:rsidR="00AB4DE0" w:rsidRDefault="00AB4DE0" w:rsidP="00AB4DE0">
      <w:pPr>
        <w:pStyle w:val="BodyText"/>
      </w:pPr>
      <w:r>
        <w:t xml:space="preserve">Hypervisor is involved in both </w:t>
      </w:r>
      <w:del w:id="253" w:author="Patrick Ames" w:date="2020-11-04T13:25:00Z">
        <w:r w:rsidDel="00A55BD0">
          <w:delText xml:space="preserve">virtio </w:delText>
        </w:r>
      </w:del>
      <w:ins w:id="254" w:author="Patrick Ames" w:date="2020-11-04T13:25:00Z">
        <w:r w:rsidR="00A55BD0">
          <w:t xml:space="preserve">Virtio </w:t>
        </w:r>
      </w:ins>
      <w:r>
        <w:t>control plane and data plane.</w:t>
      </w:r>
    </w:p>
    <w:p w14:paraId="06E8BBAB" w14:textId="77777777" w:rsidR="00AB4DE0" w:rsidRDefault="00AB4DE0" w:rsidP="00AB4DE0">
      <w:pPr>
        <w:pStyle w:val="Heading3"/>
      </w:pPr>
      <w:bookmarkStart w:id="255" w:name="Xadd0b5a77433b2509e1b5aabe0a00c8197138ba"/>
      <w:bookmarkStart w:id="256" w:name="_Toc54881549"/>
      <w:r>
        <w:t>vhost protocol</w:t>
      </w:r>
      <w:bookmarkEnd w:id="255"/>
      <w:bookmarkEnd w:id="256"/>
    </w:p>
    <w:p w14:paraId="297431F7" w14:textId="3D845569" w:rsidR="00AB4DE0" w:rsidRDefault="00A55BD0" w:rsidP="00AB4DE0">
      <w:pPr>
        <w:pStyle w:val="FirstParagraph"/>
      </w:pPr>
      <w:ins w:id="257" w:author="Patrick Ames" w:date="2020-11-04T13:26:00Z">
        <w:r>
          <w:t xml:space="preserve">The </w:t>
        </w:r>
      </w:ins>
      <w:r w:rsidR="00AB4DE0">
        <w:t xml:space="preserve">vhost protocol was designed in order to address </w:t>
      </w:r>
      <w:ins w:id="258" w:author="Patrick Ames" w:date="2020-11-04T13:27:00Z">
        <w:r>
          <w:t xml:space="preserve">the </w:t>
        </w:r>
      </w:ins>
      <w:del w:id="259" w:author="Patrick Ames" w:date="2020-11-04T13:26:00Z">
        <w:r w:rsidR="00AB4DE0" w:rsidDel="00A55BD0">
          <w:delText xml:space="preserve">virtio </w:delText>
        </w:r>
      </w:del>
      <w:ins w:id="260" w:author="Patrick Ames" w:date="2020-11-04T13:26:00Z">
        <w:r>
          <w:t xml:space="preserve">Virtio </w:t>
        </w:r>
      </w:ins>
      <w:r w:rsidR="00AB4DE0">
        <w:t xml:space="preserve">device </w:t>
      </w:r>
      <w:del w:id="261" w:author="Patrick Ames" w:date="2020-11-04T13:27:00Z">
        <w:r w:rsidR="00AB4DE0" w:rsidDel="00A55BD0">
          <w:delText xml:space="preserve">usual </w:delText>
        </w:r>
      </w:del>
      <w:r w:rsidR="00AB4DE0">
        <w:t xml:space="preserve">transport backend limitations. It’s a message-based protocol which allows the hypervisor to offload the data plane to a handler. The handler is a component </w:t>
      </w:r>
      <w:del w:id="262" w:author="Patrick Ames" w:date="2020-11-04T13:27:00Z">
        <w:r w:rsidR="00AB4DE0" w:rsidDel="00A55BD0">
          <w:delText xml:space="preserve">which </w:delText>
        </w:r>
      </w:del>
      <w:ins w:id="263" w:author="Patrick Ames" w:date="2020-11-04T13:27:00Z">
        <w:r>
          <w:t xml:space="preserve">that </w:t>
        </w:r>
      </w:ins>
      <w:r w:rsidR="00AB4DE0">
        <w:t>manage</w:t>
      </w:r>
      <w:ins w:id="264" w:author="Patrick Ames" w:date="2020-11-04T13:27:00Z">
        <w:r>
          <w:t>s</w:t>
        </w:r>
      </w:ins>
      <w:r w:rsidR="00AB4DE0">
        <w:t xml:space="preserve"> </w:t>
      </w:r>
      <w:del w:id="265" w:author="Patrick Ames" w:date="2020-11-04T13:27:00Z">
        <w:r w:rsidR="00AB4DE0" w:rsidDel="00A55BD0">
          <w:delText xml:space="preserve">virtio </w:delText>
        </w:r>
      </w:del>
      <w:ins w:id="266" w:author="Patrick Ames" w:date="2020-11-04T13:27:00Z">
        <w:r>
          <w:t xml:space="preserve">Virtio </w:t>
        </w:r>
      </w:ins>
      <w:r w:rsidR="00AB4DE0">
        <w:t xml:space="preserve">data forwarding. The host hypervisor </w:t>
      </w:r>
      <w:del w:id="267" w:author="Patrick Ames" w:date="2020-11-04T13:27:00Z">
        <w:r w:rsidR="00AB4DE0" w:rsidDel="00A55BD0">
          <w:delText xml:space="preserve">is </w:delText>
        </w:r>
      </w:del>
      <w:r w:rsidR="00AB4DE0">
        <w:t>no longer process</w:t>
      </w:r>
      <w:ins w:id="268" w:author="Patrick Ames" w:date="2020-11-04T13:27:00Z">
        <w:r>
          <w:t>es</w:t>
        </w:r>
      </w:ins>
      <w:r w:rsidR="00AB4DE0">
        <w:t xml:space="preserve"> packets.</w:t>
      </w:r>
    </w:p>
    <w:p w14:paraId="69AD95F6" w14:textId="7BE4ACA1" w:rsidR="00AB4DE0" w:rsidRDefault="00AB4DE0" w:rsidP="00AB4DE0">
      <w:pPr>
        <w:pStyle w:val="BodyText"/>
      </w:pPr>
      <w:r>
        <w:t>The data</w:t>
      </w:r>
      <w:ins w:id="269" w:author="Patrick Ames" w:date="2020-11-04T13:27:00Z">
        <w:r w:rsidR="00A55BD0">
          <w:t xml:space="preserve"> </w:t>
        </w:r>
      </w:ins>
      <w:r>
        <w:t xml:space="preserve">plane is fully offloaded to the handler that reads or writes packets to/from the virtqueues. </w:t>
      </w:r>
      <w:ins w:id="270" w:author="Patrick Ames" w:date="2020-11-04T13:27:00Z">
        <w:r w:rsidR="00A55BD0">
          <w:t xml:space="preserve">The </w:t>
        </w:r>
      </w:ins>
      <w:r>
        <w:t>vhost handler direc</w:t>
      </w:r>
      <w:del w:id="271" w:author="Patrick Ames" w:date="2020-11-04T13:27:00Z">
        <w:r w:rsidDel="00A55BD0">
          <w:delText>l</w:delText>
        </w:r>
      </w:del>
      <w:r>
        <w:t>t</w:t>
      </w:r>
      <w:ins w:id="272" w:author="Patrick Ames" w:date="2020-11-04T13:27:00Z">
        <w:r w:rsidR="00A55BD0">
          <w:t>l</w:t>
        </w:r>
      </w:ins>
      <w:r>
        <w:t>y access</w:t>
      </w:r>
      <w:ins w:id="273" w:author="Patrick Ames" w:date="2020-11-04T13:27:00Z">
        <w:r w:rsidR="00A55BD0">
          <w:t>es</w:t>
        </w:r>
      </w:ins>
      <w:r>
        <w:t xml:space="preserve"> the virtqueues memory region as well as send</w:t>
      </w:r>
      <w:ins w:id="274" w:author="Patrick Ames" w:date="2020-11-04T13:28:00Z">
        <w:r w:rsidR="00A55BD0">
          <w:t>s</w:t>
        </w:r>
      </w:ins>
      <w:r>
        <w:t xml:space="preserve"> and receive</w:t>
      </w:r>
      <w:ins w:id="275" w:author="Patrick Ames" w:date="2020-11-04T13:28:00Z">
        <w:r w:rsidR="00A55BD0">
          <w:t>s</w:t>
        </w:r>
      </w:ins>
      <w:r>
        <w:t xml:space="preserve"> notification messages.</w:t>
      </w:r>
    </w:p>
    <w:p w14:paraId="435EF847" w14:textId="558641CD" w:rsidR="00AB4DE0" w:rsidRDefault="00A55BD0" w:rsidP="00AB4DE0">
      <w:pPr>
        <w:pStyle w:val="BodyText"/>
      </w:pPr>
      <w:ins w:id="276" w:author="Patrick Ames" w:date="2020-11-04T13:28:00Z">
        <w:r>
          <w:lastRenderedPageBreak/>
          <w:t xml:space="preserve">The </w:t>
        </w:r>
      </w:ins>
      <w:r w:rsidR="00AB4DE0">
        <w:t>vhost handler is made up of two parts:</w:t>
      </w:r>
    </w:p>
    <w:p w14:paraId="2D678393" w14:textId="77777777" w:rsidR="00AB4DE0" w:rsidRDefault="00AB4DE0" w:rsidP="00AB4DE0">
      <w:pPr>
        <w:numPr>
          <w:ilvl w:val="0"/>
          <w:numId w:val="2"/>
        </w:numPr>
      </w:pPr>
      <w:r>
        <w:t>vhost-net</w:t>
      </w:r>
    </w:p>
    <w:p w14:paraId="772F78B0" w14:textId="77777777" w:rsidR="00AB4DE0" w:rsidRDefault="00AB4DE0" w:rsidP="00A55BD0">
      <w:pPr>
        <w:numPr>
          <w:ilvl w:val="0"/>
          <w:numId w:val="2"/>
        </w:numPr>
        <w:ind w:left="990" w:hanging="990"/>
      </w:pPr>
      <w:r>
        <w:t>a kernel driver</w:t>
      </w:r>
    </w:p>
    <w:p w14:paraId="7335F36B" w14:textId="77777777" w:rsidR="00AB4DE0" w:rsidRDefault="00AB4DE0">
      <w:pPr>
        <w:numPr>
          <w:ilvl w:val="0"/>
          <w:numId w:val="2"/>
        </w:numPr>
        <w:ind w:left="990" w:hanging="990"/>
        <w:pPrChange w:id="277" w:author="Patrick Ames" w:date="2020-11-04T13:28:00Z">
          <w:pPr>
            <w:numPr>
              <w:numId w:val="2"/>
            </w:numPr>
            <w:tabs>
              <w:tab w:val="num" w:pos="0"/>
            </w:tabs>
            <w:ind w:left="480" w:hanging="480"/>
          </w:pPr>
        </w:pPrChange>
      </w:pPr>
      <w:r>
        <w:t>it exposes a character device on /dev/vhost-net</w:t>
      </w:r>
    </w:p>
    <w:p w14:paraId="77C836E5" w14:textId="77777777" w:rsidR="00AB4DE0" w:rsidRDefault="00AB4DE0">
      <w:pPr>
        <w:numPr>
          <w:ilvl w:val="0"/>
          <w:numId w:val="2"/>
        </w:numPr>
        <w:ind w:left="990" w:hanging="990"/>
        <w:pPrChange w:id="278" w:author="Patrick Ames" w:date="2020-11-04T13:28:00Z">
          <w:pPr>
            <w:numPr>
              <w:numId w:val="2"/>
            </w:numPr>
            <w:tabs>
              <w:tab w:val="num" w:pos="0"/>
            </w:tabs>
            <w:ind w:left="480" w:hanging="480"/>
          </w:pPr>
        </w:pPrChange>
      </w:pPr>
      <w:r>
        <w:t>uses ioctls to exchange vhost messages (vhost protocol control plane),</w:t>
      </w:r>
    </w:p>
    <w:p w14:paraId="56EEE61A" w14:textId="77777777" w:rsidR="00AB4DE0" w:rsidRDefault="00AB4DE0">
      <w:pPr>
        <w:numPr>
          <w:ilvl w:val="0"/>
          <w:numId w:val="2"/>
        </w:numPr>
        <w:ind w:left="990" w:hanging="990"/>
        <w:pPrChange w:id="279" w:author="Patrick Ames" w:date="2020-11-04T13:28:00Z">
          <w:pPr>
            <w:numPr>
              <w:numId w:val="2"/>
            </w:numPr>
            <w:tabs>
              <w:tab w:val="num" w:pos="0"/>
            </w:tabs>
            <w:ind w:left="480" w:hanging="480"/>
          </w:pPr>
        </w:pPrChange>
      </w:pPr>
      <w:r>
        <w:t>uses irqfd and ioeventfd file descriptor to exchange notifications with the guest.</w:t>
      </w:r>
    </w:p>
    <w:p w14:paraId="25FE577A" w14:textId="77777777" w:rsidR="00AB4DE0" w:rsidRDefault="00AB4DE0">
      <w:pPr>
        <w:numPr>
          <w:ilvl w:val="0"/>
          <w:numId w:val="2"/>
        </w:numPr>
        <w:ind w:left="990" w:hanging="990"/>
        <w:pPrChange w:id="280" w:author="Patrick Ames" w:date="2020-11-04T13:28:00Z">
          <w:pPr>
            <w:numPr>
              <w:numId w:val="2"/>
            </w:numPr>
            <w:tabs>
              <w:tab w:val="num" w:pos="0"/>
            </w:tabs>
            <w:ind w:left="480" w:hanging="480"/>
          </w:pPr>
        </w:pPrChange>
      </w:pPr>
      <w:r>
        <w:t>spawns a vhost worker thread</w:t>
      </w:r>
    </w:p>
    <w:p w14:paraId="296EA99B" w14:textId="77777777" w:rsidR="00AB4DE0" w:rsidRDefault="00AB4DE0" w:rsidP="00AB4DE0">
      <w:pPr>
        <w:numPr>
          <w:ilvl w:val="0"/>
          <w:numId w:val="2"/>
        </w:numPr>
      </w:pPr>
      <w:r>
        <w:t>vhost worker</w:t>
      </w:r>
    </w:p>
    <w:p w14:paraId="156D6153" w14:textId="77777777" w:rsidR="00AB4DE0" w:rsidRDefault="00AB4DE0" w:rsidP="00A55BD0">
      <w:pPr>
        <w:numPr>
          <w:ilvl w:val="0"/>
          <w:numId w:val="2"/>
        </w:numPr>
        <w:ind w:left="990" w:hanging="990"/>
      </w:pPr>
      <w:r>
        <w:t>a linux thread named vhost-&lt;pid&gt; (&lt;pid&gt; is the hypervisor process ID)</w:t>
      </w:r>
    </w:p>
    <w:p w14:paraId="203B619B" w14:textId="77777777" w:rsidR="00AB4DE0" w:rsidRDefault="00AB4DE0" w:rsidP="00390BEC">
      <w:pPr>
        <w:numPr>
          <w:ilvl w:val="0"/>
          <w:numId w:val="2"/>
        </w:numPr>
        <w:ind w:left="990" w:hanging="990"/>
      </w:pPr>
      <w:r>
        <w:t>handles the I/O events (generated by virtio driver or tap device)</w:t>
      </w:r>
    </w:p>
    <w:p w14:paraId="211C307B" w14:textId="77777777" w:rsidR="00AB4DE0" w:rsidRDefault="00AB4DE0">
      <w:pPr>
        <w:numPr>
          <w:ilvl w:val="0"/>
          <w:numId w:val="2"/>
        </w:numPr>
        <w:ind w:left="990" w:hanging="990"/>
      </w:pPr>
      <w:r>
        <w:t>forwards packets (copy operations)</w:t>
      </w:r>
    </w:p>
    <w:p w14:paraId="517CA8DD" w14:textId="3B90BA87" w:rsidR="00AB4DE0" w:rsidDel="00A55BD0" w:rsidRDefault="00AB4DE0" w:rsidP="00AB4DE0">
      <w:pPr>
        <w:pStyle w:val="FirstParagraph"/>
        <w:rPr>
          <w:del w:id="281" w:author="Patrick Ames" w:date="2020-11-04T13:29:00Z"/>
        </w:rPr>
      </w:pPr>
      <w:r>
        <w:t xml:space="preserve">A tap device is still used to communicate the guest instance with the host, but the </w:t>
      </w:r>
      <w:del w:id="282" w:author="Patrick Ames" w:date="2020-11-04T13:29:00Z">
        <w:r w:rsidDel="00A55BD0">
          <w:delText xml:space="preserve">virtio </w:delText>
        </w:r>
      </w:del>
      <w:ins w:id="283" w:author="Patrick Ames" w:date="2020-11-04T13:29:00Z">
        <w:r w:rsidR="00A55BD0">
          <w:t xml:space="preserve">Virtio </w:t>
        </w:r>
      </w:ins>
      <w:r>
        <w:t xml:space="preserve">dataplane is managed by </w:t>
      </w:r>
      <w:ins w:id="284" w:author="Patrick Ames" w:date="2020-11-04T13:29:00Z">
        <w:r w:rsidR="00A55BD0">
          <w:t xml:space="preserve">the </w:t>
        </w:r>
      </w:ins>
      <w:r>
        <w:t>vhost handler and is no more processed by the hypervisor</w:t>
      </w:r>
      <w:ins w:id="285" w:author="Patrick Ames" w:date="2020-11-04T13:30:00Z">
        <w:r w:rsidR="00A55BD0">
          <w:t xml:space="preserve"> (see Figure 2.6).</w:t>
        </w:r>
      </w:ins>
      <w:ins w:id="286" w:author="Patrick Ames" w:date="2020-11-04T13:29:00Z">
        <w:r w:rsidR="00A55BD0">
          <w:t xml:space="preserve"> </w:t>
        </w:r>
      </w:ins>
      <w:del w:id="287" w:author="Patrick Ames" w:date="2020-11-04T13:29:00Z">
        <w:r w:rsidDel="00A55BD0">
          <w:delText>.</w:delText>
        </w:r>
      </w:del>
    </w:p>
    <w:p w14:paraId="3666F962" w14:textId="37C78D06" w:rsidR="00AB4DE0" w:rsidDel="00A55BD0" w:rsidRDefault="00AB4DE0">
      <w:pPr>
        <w:pStyle w:val="FirstParagraph"/>
        <w:rPr>
          <w:del w:id="288" w:author="Patrick Ames" w:date="2020-11-04T13:29:00Z"/>
        </w:rPr>
        <w:pPrChange w:id="289" w:author="Patrick Ames" w:date="2020-11-04T13:29:00Z">
          <w:pPr>
            <w:pStyle w:val="BodyText"/>
          </w:pPr>
        </w:pPrChange>
      </w:pPr>
      <w:r>
        <w:t xml:space="preserve">Guest instances </w:t>
      </w:r>
      <w:del w:id="290" w:author="Patrick Ames" w:date="2020-11-04T13:29:00Z">
        <w:r w:rsidDel="00A55BD0">
          <w:delText xml:space="preserve">is </w:delText>
        </w:r>
      </w:del>
      <w:ins w:id="291" w:author="Patrick Ames" w:date="2020-11-04T13:29:00Z">
        <w:r w:rsidR="00A55BD0">
          <w:t xml:space="preserve">are </w:t>
        </w:r>
      </w:ins>
      <w:r>
        <w:t>no</w:t>
      </w:r>
      <w:ins w:id="292" w:author="Patrick Ames" w:date="2020-11-04T13:29:00Z">
        <w:r w:rsidR="00A55BD0">
          <w:t>t</w:t>
        </w:r>
      </w:ins>
      <w:r>
        <w:t xml:space="preserve"> </w:t>
      </w:r>
      <w:del w:id="293" w:author="Patrick Ames" w:date="2020-11-04T13:29:00Z">
        <w:r w:rsidDel="00A55BD0">
          <w:delText xml:space="preserve">more </w:delText>
        </w:r>
      </w:del>
      <w:r>
        <w:t xml:space="preserve">stopped </w:t>
      </w:r>
      <w:ins w:id="294" w:author="Patrick Ames" w:date="2020-11-04T13:29:00Z">
        <w:r w:rsidR="00A55BD0">
          <w:t xml:space="preserve">anymore </w:t>
        </w:r>
      </w:ins>
      <w:r>
        <w:t>(context switch with a VMEXIT) at each VirtIO packet transfer.</w:t>
      </w:r>
      <w:ins w:id="295" w:author="Patrick Ames" w:date="2020-11-04T13:29:00Z">
        <w:r w:rsidR="00A55BD0">
          <w:t xml:space="preserve"> </w:t>
        </w:r>
      </w:ins>
    </w:p>
    <w:p w14:paraId="2779E8F0" w14:textId="4832FDCB" w:rsidR="00AB4DE0" w:rsidRDefault="00AB4DE0">
      <w:pPr>
        <w:pStyle w:val="FirstParagraph"/>
        <w:pPrChange w:id="296" w:author="Patrick Ames" w:date="2020-11-04T13:29:00Z">
          <w:pPr>
            <w:pStyle w:val="BodyText"/>
          </w:pPr>
        </w:pPrChange>
      </w:pPr>
      <w:r>
        <w:t xml:space="preserve">New </w:t>
      </w:r>
      <w:del w:id="297" w:author="Patrick Ames" w:date="2020-11-04T13:29:00Z">
        <w:r w:rsidDel="00A55BD0">
          <w:delText xml:space="preserve">virtio </w:delText>
        </w:r>
      </w:del>
      <w:ins w:id="298" w:author="Patrick Ames" w:date="2020-11-04T13:29:00Z">
        <w:r w:rsidR="00A55BD0">
          <w:t xml:space="preserve">Virtio </w:t>
        </w:r>
      </w:ins>
      <w:r>
        <w:t xml:space="preserve">vhost-net packet processing backend is completely transparent to the guest who still uses the standard </w:t>
      </w:r>
      <w:del w:id="299" w:author="Patrick Ames" w:date="2020-11-04T13:30:00Z">
        <w:r w:rsidDel="00A55BD0">
          <w:delText xml:space="preserve">virtio </w:delText>
        </w:r>
      </w:del>
      <w:ins w:id="300" w:author="Patrick Ames" w:date="2020-11-04T13:30:00Z">
        <w:r w:rsidR="00A55BD0">
          <w:t xml:space="preserve">Virtio </w:t>
        </w:r>
      </w:ins>
      <w:r>
        <w:t>interface.</w:t>
      </w:r>
    </w:p>
    <w:p w14:paraId="0AEA0BD8" w14:textId="6649DA2E" w:rsidR="00AB4DE0" w:rsidRDefault="00AB4DE0" w:rsidP="00AB4DE0">
      <w:pPr>
        <w:pStyle w:val="BodyText"/>
        <w:rPr>
          <w:ins w:id="301" w:author="Patrick Ames" w:date="2020-11-04T13:30:00Z"/>
        </w:rPr>
      </w:pPr>
      <w:r>
        <w:rPr>
          <w:noProof/>
        </w:rPr>
        <w:lastRenderedPageBreak/>
        <w:drawing>
          <wp:inline distT="0" distB="0" distL="0" distR="0" wp14:anchorId="74462317" wp14:editId="41BD2F8D">
            <wp:extent cx="5334000" cy="7069718"/>
            <wp:effectExtent l="0" t="0" r="0" b="0"/>
            <wp:docPr id="5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8.emf"/>
                    <pic:cNvPicPr>
                      <a:picLocks noChangeAspect="1" noChangeArrowheads="1"/>
                    </pic:cNvPicPr>
                  </pic:nvPicPr>
                  <pic:blipFill>
                    <a:blip r:embed="rId15"/>
                    <a:stretch>
                      <a:fillRect/>
                    </a:stretch>
                  </pic:blipFill>
                  <pic:spPr bwMode="auto">
                    <a:xfrm>
                      <a:off x="0" y="0"/>
                      <a:ext cx="5334000" cy="7069718"/>
                    </a:xfrm>
                    <a:prstGeom prst="rect">
                      <a:avLst/>
                    </a:prstGeom>
                    <a:noFill/>
                    <a:ln w="9525">
                      <a:noFill/>
                      <a:headEnd/>
                      <a:tailEnd/>
                    </a:ln>
                  </pic:spPr>
                </pic:pic>
              </a:graphicData>
            </a:graphic>
          </wp:inline>
        </w:drawing>
      </w:r>
    </w:p>
    <w:p w14:paraId="5C281A9E" w14:textId="59DED39A" w:rsidR="00A55BD0" w:rsidRDefault="00A55BD0" w:rsidP="00A55BD0">
      <w:pPr>
        <w:pStyle w:val="BodyText"/>
        <w:rPr>
          <w:ins w:id="302" w:author="Patrick Ames" w:date="2020-11-04T13:30:00Z"/>
        </w:rPr>
      </w:pPr>
      <w:ins w:id="303" w:author="Patrick Ames" w:date="2020-11-04T13:30:00Z">
        <w:r>
          <w:t>Figure 2.</w:t>
        </w:r>
      </w:ins>
      <w:ins w:id="304" w:author="Patrick Ames" w:date="2020-11-04T13:31:00Z">
        <w:r>
          <w:t>6</w:t>
        </w:r>
      </w:ins>
      <w:ins w:id="305" w:author="Patrick Ames" w:date="2020-11-04T13:30:00Z">
        <w:r>
          <w:tab/>
          <w:t xml:space="preserve">Virtio </w:t>
        </w:r>
      </w:ins>
      <w:ins w:id="306" w:author="Patrick Ames" w:date="2020-11-04T13:31:00Z">
        <w:r>
          <w:t>Vhost Handler</w:t>
        </w:r>
      </w:ins>
    </w:p>
    <w:p w14:paraId="3A43F559" w14:textId="5468A45E" w:rsidR="00A55BD0" w:rsidDel="00A55BD0" w:rsidRDefault="00A55BD0" w:rsidP="00AB4DE0">
      <w:pPr>
        <w:pStyle w:val="BodyText"/>
        <w:rPr>
          <w:del w:id="307" w:author="Patrick Ames" w:date="2020-11-04T13:31:00Z"/>
        </w:rPr>
      </w:pPr>
    </w:p>
    <w:p w14:paraId="4FD509FA" w14:textId="0296C9D8" w:rsidR="00AB4DE0" w:rsidRDefault="00AB4DE0" w:rsidP="00AB4DE0">
      <w:pPr>
        <w:pStyle w:val="Heading2"/>
      </w:pPr>
      <w:bookmarkStart w:id="308" w:name="Xf0fa0ee6f6950537e3780fe4daa37829d050be9"/>
      <w:bookmarkStart w:id="309" w:name="_Toc54881550"/>
      <w:r>
        <w:t xml:space="preserve">Physical </w:t>
      </w:r>
      <w:del w:id="310" w:author="Patrick Ames" w:date="2020-11-04T13:31:00Z">
        <w:r w:rsidDel="00A55BD0">
          <w:delText xml:space="preserve">network </w:delText>
        </w:r>
      </w:del>
      <w:ins w:id="311" w:author="Patrick Ames" w:date="2020-11-04T13:31:00Z">
        <w:r w:rsidR="00A55BD0">
          <w:t xml:space="preserve">Network </w:t>
        </w:r>
      </w:ins>
      <w:del w:id="312" w:author="Patrick Ames" w:date="2020-11-04T13:31:00Z">
        <w:r w:rsidDel="00A55BD0">
          <w:delText xml:space="preserve">device </w:delText>
        </w:r>
      </w:del>
      <w:ins w:id="313" w:author="Patrick Ames" w:date="2020-11-04T13:31:00Z">
        <w:r w:rsidR="00A55BD0">
          <w:t xml:space="preserve">Device </w:t>
        </w:r>
      </w:ins>
      <w:r>
        <w:t>Direct I/O Assignment</w:t>
      </w:r>
      <w:bookmarkEnd w:id="308"/>
      <w:bookmarkEnd w:id="309"/>
    </w:p>
    <w:p w14:paraId="3AEC919D" w14:textId="77570C27" w:rsidR="00AB4DE0" w:rsidDel="00206FA1" w:rsidRDefault="00AB4DE0" w:rsidP="00AB4DE0">
      <w:pPr>
        <w:pStyle w:val="FirstParagraph"/>
        <w:rPr>
          <w:del w:id="314" w:author="Patrick Ames" w:date="2020-11-04T13:36:00Z"/>
        </w:rPr>
      </w:pPr>
      <w:r>
        <w:t>KVM guests usually have access to software</w:t>
      </w:r>
      <w:ins w:id="315" w:author="Patrick Ames" w:date="2020-11-04T13:31:00Z">
        <w:r w:rsidR="00A55BD0">
          <w:t>-</w:t>
        </w:r>
      </w:ins>
      <w:del w:id="316" w:author="Patrick Ames" w:date="2020-11-04T13:31:00Z">
        <w:r w:rsidDel="00A55BD0">
          <w:delText xml:space="preserve"> </w:delText>
        </w:r>
      </w:del>
      <w:r>
        <w:t>based emulated NIC device</w:t>
      </w:r>
      <w:ins w:id="317" w:author="Patrick Ames" w:date="2020-11-04T13:31:00Z">
        <w:r w:rsidR="00A55BD0">
          <w:t>s</w:t>
        </w:r>
      </w:ins>
      <w:r>
        <w:t xml:space="preserve"> (either para-virtualized devices with </w:t>
      </w:r>
      <w:del w:id="318" w:author="Patrick Ames" w:date="2020-11-04T13:32:00Z">
        <w:r w:rsidDel="00A55BD0">
          <w:delText xml:space="preserve">virtio </w:delText>
        </w:r>
      </w:del>
      <w:ins w:id="319" w:author="Patrick Ames" w:date="2020-11-04T13:32:00Z">
        <w:r w:rsidR="00A55BD0">
          <w:t xml:space="preserve">Virtio </w:t>
        </w:r>
      </w:ins>
      <w:r>
        <w:t xml:space="preserve">or traditional emulated devices). On host machines </w:t>
      </w:r>
      <w:del w:id="320" w:author="Patrick Ames" w:date="2020-11-04T13:32:00Z">
        <w:r w:rsidDel="00206FA1">
          <w:delText xml:space="preserve">which </w:delText>
        </w:r>
      </w:del>
      <w:ins w:id="321" w:author="Patrick Ames" w:date="2020-11-04T13:32:00Z">
        <w:r w:rsidR="00206FA1">
          <w:t xml:space="preserve">that </w:t>
        </w:r>
      </w:ins>
      <w:r>
        <w:t xml:space="preserve">have </w:t>
      </w:r>
      <w:r>
        <w:lastRenderedPageBreak/>
        <w:t>Intel VT-d or AMD IOMMU hardware support, another option is possible</w:t>
      </w:r>
      <w:del w:id="322" w:author="Patrick Ames" w:date="2020-11-04T13:36:00Z">
        <w:r w:rsidDel="00206FA1">
          <w:delText xml:space="preserve">. </w:delText>
        </w:r>
      </w:del>
      <w:ins w:id="323" w:author="Patrick Ames" w:date="2020-11-04T13:36:00Z">
        <w:r w:rsidR="00206FA1">
          <w:t xml:space="preserve"> – </w:t>
        </w:r>
      </w:ins>
      <w:r>
        <w:t>PCI devices may be assigned directly to the guest, allowing the device to be used with minimal performance overhead.</w:t>
      </w:r>
      <w:ins w:id="324" w:author="Patrick Ames" w:date="2020-11-04T13:36:00Z">
        <w:r w:rsidR="00206FA1">
          <w:t xml:space="preserve"> </w:t>
        </w:r>
      </w:ins>
    </w:p>
    <w:p w14:paraId="209B0D0D" w14:textId="18D70B67" w:rsidR="00AB4DE0" w:rsidRDefault="00AB4DE0">
      <w:pPr>
        <w:pStyle w:val="FirstParagraph"/>
        <w:pPrChange w:id="325" w:author="Patrick Ames" w:date="2020-11-04T13:36:00Z">
          <w:pPr>
            <w:pStyle w:val="BodyText"/>
          </w:pPr>
        </w:pPrChange>
      </w:pPr>
      <w:r>
        <w:t xml:space="preserve">Assigned devices are physical devices that are exposed to the </w:t>
      </w:r>
      <w:del w:id="326" w:author="Patrick Ames" w:date="2020-11-04T13:36:00Z">
        <w:r w:rsidDel="00206FA1">
          <w:delText>virtual machine</w:delText>
        </w:r>
      </w:del>
      <w:ins w:id="327" w:author="Patrick Ames" w:date="2020-11-04T13:36:00Z">
        <w:r w:rsidR="00206FA1">
          <w:t>VM</w:t>
        </w:r>
      </w:ins>
      <w:r>
        <w:t xml:space="preserve">. This method is also known as </w:t>
      </w:r>
      <w:r w:rsidRPr="00206FA1">
        <w:rPr>
          <w:i/>
          <w:iCs/>
          <w:rPrChange w:id="328" w:author="Patrick Ames" w:date="2020-11-04T13:36:00Z">
            <w:rPr/>
          </w:rPrChange>
        </w:rPr>
        <w:t>passthrough</w:t>
      </w:r>
      <w:r>
        <w:t>.</w:t>
      </w:r>
    </w:p>
    <w:p w14:paraId="77507D77" w14:textId="4DA9F2F4" w:rsidR="00AB4DE0" w:rsidDel="00206FA1" w:rsidRDefault="00AB4DE0" w:rsidP="00AB4DE0">
      <w:pPr>
        <w:pStyle w:val="BodyText"/>
        <w:rPr>
          <w:del w:id="329" w:author="Patrick Ames" w:date="2020-11-04T13:37:00Z"/>
        </w:rPr>
      </w:pPr>
      <w:r>
        <w:t xml:space="preserve">The VT-d or AMD IOMMU extensions must be enabled in BIOS in order to be able to </w:t>
      </w:r>
      <w:del w:id="330" w:author="Patrick Ames" w:date="2020-11-04T13:37:00Z">
        <w:r w:rsidDel="00206FA1">
          <w:delText>perform for</w:delText>
        </w:r>
      </w:del>
      <w:ins w:id="331" w:author="Patrick Ames" w:date="2020-11-04T13:37:00Z">
        <w:r w:rsidR="00206FA1">
          <w:t>conduct</w:t>
        </w:r>
      </w:ins>
      <w:r>
        <w:t xml:space="preserve"> device </w:t>
      </w:r>
      <w:del w:id="332" w:author="Patrick Ames" w:date="2020-11-04T13:37:00Z">
        <w:r w:rsidDel="00206FA1">
          <w:delText xml:space="preserve">Direct </w:delText>
        </w:r>
      </w:del>
      <w:ins w:id="333" w:author="Patrick Ames" w:date="2020-11-04T13:37:00Z">
        <w:r w:rsidR="00206FA1">
          <w:t xml:space="preserve">direct </w:t>
        </w:r>
      </w:ins>
      <w:del w:id="334" w:author="Patrick Ames" w:date="2020-11-04T13:37:00Z">
        <w:r w:rsidDel="00206FA1">
          <w:delText>Assignment</w:delText>
        </w:r>
      </w:del>
      <w:ins w:id="335" w:author="Patrick Ames" w:date="2020-11-04T13:37:00Z">
        <w:r w:rsidR="00206FA1">
          <w:t xml:space="preserve">assignment. </w:t>
        </w:r>
      </w:ins>
      <w:del w:id="336" w:author="Patrick Ames" w:date="2020-11-04T13:37:00Z">
        <w:r w:rsidDel="00206FA1">
          <w:delText>:</w:delText>
        </w:r>
      </w:del>
    </w:p>
    <w:p w14:paraId="65EA44F3" w14:textId="77777777" w:rsidR="00AB4DE0" w:rsidRDefault="00AB4DE0" w:rsidP="00AB4DE0">
      <w:pPr>
        <w:pStyle w:val="BodyText"/>
      </w:pPr>
      <w:r>
        <w:t>Two methods are supported:</w:t>
      </w:r>
    </w:p>
    <w:p w14:paraId="67640EE4" w14:textId="77777777" w:rsidR="00AB4DE0" w:rsidRDefault="00AB4DE0" w:rsidP="00AB4DE0">
      <w:pPr>
        <w:numPr>
          <w:ilvl w:val="0"/>
          <w:numId w:val="2"/>
        </w:numPr>
      </w:pPr>
      <w:r>
        <w:t>PCI passthrough: PCI devices on the host system are directly attached to virtual machines, providing guests with exclusive access to PCI devices for a range of tasks. This enables PCI devices to appear and behave as if they were physically attached to the guest virtual machine.</w:t>
      </w:r>
    </w:p>
    <w:p w14:paraId="049C4142" w14:textId="77777777" w:rsidR="00AB4DE0" w:rsidRDefault="00AB4DE0" w:rsidP="00AB4DE0">
      <w:pPr>
        <w:numPr>
          <w:ilvl w:val="0"/>
          <w:numId w:val="2"/>
        </w:numPr>
      </w:pPr>
      <w:r>
        <w:t>VFIO device assignment: VFIO improves on previous PCI device assignment architecture by moving device assignment out of the KVM hypervisor and enforcing device isolation at the kernel level.</w:t>
      </w:r>
    </w:p>
    <w:p w14:paraId="79804130" w14:textId="3D85F2FF" w:rsidR="00AB4DE0" w:rsidRDefault="00AB4DE0" w:rsidP="00AB4DE0">
      <w:pPr>
        <w:pStyle w:val="FirstParagraph"/>
      </w:pPr>
      <w:r>
        <w:t xml:space="preserve">With VFIO the </w:t>
      </w:r>
      <w:del w:id="337" w:author="Patrick Ames" w:date="2020-11-04T13:38:00Z">
        <w:r w:rsidDel="00206FA1">
          <w:delText xml:space="preserve">Physical </w:delText>
        </w:r>
      </w:del>
      <w:ins w:id="338" w:author="Patrick Ames" w:date="2020-11-04T13:38:00Z">
        <w:r w:rsidR="00206FA1">
          <w:t xml:space="preserve">physical </w:t>
        </w:r>
      </w:ins>
      <w:r>
        <w:t>device is exposed to the host user space memory and is made visible from the guest VM it has been assigned.</w:t>
      </w:r>
    </w:p>
    <w:p w14:paraId="4851C1D4" w14:textId="21F7FF75" w:rsidR="00AB4DE0" w:rsidRDefault="00AB4DE0" w:rsidP="00AB4DE0">
      <w:pPr>
        <w:pStyle w:val="BodyText"/>
        <w:rPr>
          <w:ins w:id="339" w:author="Patrick Ames" w:date="2020-11-04T13:38:00Z"/>
        </w:rPr>
      </w:pPr>
      <w:r>
        <w:rPr>
          <w:noProof/>
        </w:rPr>
        <w:lastRenderedPageBreak/>
        <w:drawing>
          <wp:inline distT="0" distB="0" distL="0" distR="0" wp14:anchorId="11D61A5A" wp14:editId="5DBDB846">
            <wp:extent cx="5334000" cy="5265668"/>
            <wp:effectExtent l="0" t="0" r="0" b="0"/>
            <wp:docPr id="5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9.emf"/>
                    <pic:cNvPicPr>
                      <a:picLocks noChangeAspect="1" noChangeArrowheads="1"/>
                    </pic:cNvPicPr>
                  </pic:nvPicPr>
                  <pic:blipFill>
                    <a:blip r:embed="rId16"/>
                    <a:stretch>
                      <a:fillRect/>
                    </a:stretch>
                  </pic:blipFill>
                  <pic:spPr bwMode="auto">
                    <a:xfrm>
                      <a:off x="0" y="0"/>
                      <a:ext cx="5334000" cy="5265668"/>
                    </a:xfrm>
                    <a:prstGeom prst="rect">
                      <a:avLst/>
                    </a:prstGeom>
                    <a:noFill/>
                    <a:ln w="9525">
                      <a:noFill/>
                      <a:headEnd/>
                      <a:tailEnd/>
                    </a:ln>
                  </pic:spPr>
                </pic:pic>
              </a:graphicData>
            </a:graphic>
          </wp:inline>
        </w:drawing>
      </w:r>
    </w:p>
    <w:p w14:paraId="7B003A44" w14:textId="120595B5" w:rsidR="00206FA1" w:rsidRDefault="00206FA1" w:rsidP="00206FA1">
      <w:pPr>
        <w:pStyle w:val="BodyText"/>
        <w:rPr>
          <w:ins w:id="340" w:author="Patrick Ames" w:date="2020-11-04T13:38:00Z"/>
        </w:rPr>
      </w:pPr>
      <w:ins w:id="341" w:author="Patrick Ames" w:date="2020-11-04T13:38:00Z">
        <w:r>
          <w:t>Figure 2.6</w:t>
        </w:r>
        <w:r>
          <w:tab/>
          <w:t>Physical Network Device Direct I/O Assignment</w:t>
        </w:r>
      </w:ins>
    </w:p>
    <w:p w14:paraId="421000EC" w14:textId="77777777" w:rsidR="00206FA1" w:rsidRDefault="00206FA1" w:rsidP="00AB4DE0">
      <w:pPr>
        <w:pStyle w:val="BodyText"/>
      </w:pPr>
    </w:p>
    <w:p w14:paraId="0385B15E" w14:textId="77777777" w:rsidR="00AB4DE0" w:rsidRDefault="00AB4DE0" w:rsidP="00AB4DE0">
      <w:pPr>
        <w:pStyle w:val="Heading2"/>
      </w:pPr>
      <w:bookmarkStart w:id="342" w:name="X0137cad77d4c8068d23fa82d436649df04d75bc"/>
      <w:bookmarkStart w:id="343" w:name="_Toc54881551"/>
      <w:r>
        <w:t>SR-IOV</w:t>
      </w:r>
      <w:bookmarkEnd w:id="342"/>
      <w:bookmarkEnd w:id="343"/>
    </w:p>
    <w:p w14:paraId="3AF22456" w14:textId="460D39E4" w:rsidR="00AB4DE0" w:rsidRDefault="00E02FB5" w:rsidP="00AB4DE0">
      <w:pPr>
        <w:pStyle w:val="FirstParagraph"/>
      </w:pPr>
      <w:ins w:id="344" w:author="Patrick Ames" w:date="2020-11-04T13:40:00Z">
        <w:r>
          <w:t xml:space="preserve">The </w:t>
        </w:r>
      </w:ins>
      <w:r w:rsidR="00AB4DE0">
        <w:t>Single Root I/O Virtualization (SR-IOV) specification is defined by the PCI-SIG (PCI Special Interest Group). This is a PCI Express (PCI-e) that extends a single physical PCI function to share its PCI resources as separate virtual functions (VFs).</w:t>
      </w:r>
    </w:p>
    <w:p w14:paraId="7668D221" w14:textId="77777777" w:rsidR="00AB4DE0" w:rsidRDefault="00AB4DE0" w:rsidP="00AB4DE0">
      <w:pPr>
        <w:pStyle w:val="BodyText"/>
      </w:pPr>
      <w:r>
        <w:t>The physical function contains the SR-IOV capability structure and manages the SR-IOV functionality (it can be used to configure and control a PCIe device).</w:t>
      </w:r>
    </w:p>
    <w:p w14:paraId="2E52227E" w14:textId="77777777" w:rsidR="00AB4DE0" w:rsidRDefault="00AB4DE0" w:rsidP="00AB4DE0">
      <w:pPr>
        <w:pStyle w:val="BodyText"/>
      </w:pPr>
      <w:r>
        <w:t>A single physical port (root port) presents multiple, separate virtual devices as unique PCI device functions (up to 256 virtual functions – depends on device capabilities).</w:t>
      </w:r>
    </w:p>
    <w:p w14:paraId="200201D5" w14:textId="6EE9D484" w:rsidR="00AB4DE0" w:rsidRDefault="00AB4DE0" w:rsidP="00AB4DE0">
      <w:pPr>
        <w:pStyle w:val="BodyText"/>
      </w:pPr>
      <w:r>
        <w:lastRenderedPageBreak/>
        <w:t xml:space="preserve">Each virtual device may have its own unique PCI configuration space, memory-mapped registers, and individual MSI-based interrupts. Unlike a physical function, a virtual function can only configure its own behavior. Each virtual function can be directly connected to a </w:t>
      </w:r>
      <w:del w:id="345" w:author="Patrick Ames" w:date="2020-11-04T14:03:00Z">
        <w:r w:rsidDel="0007637E">
          <w:delText>virtual machine</w:delText>
        </w:r>
      </w:del>
      <w:ins w:id="346" w:author="Patrick Ames" w:date="2020-11-04T14:04:00Z">
        <w:r w:rsidR="0007637E">
          <w:t>VM</w:t>
        </w:r>
      </w:ins>
      <w:r>
        <w:t xml:space="preserve"> via PCI device assignment (passthrough mode).</w:t>
      </w:r>
    </w:p>
    <w:p w14:paraId="080D1BDA" w14:textId="2E32505B" w:rsidR="00AB4DE0" w:rsidRDefault="00AB4DE0" w:rsidP="00AB4DE0">
      <w:pPr>
        <w:pStyle w:val="BodyText"/>
      </w:pPr>
      <w:r>
        <w:t xml:space="preserve">SR-IOV improves network device performance for each virtual machine as it can share a single physical device between several virtual machines using </w:t>
      </w:r>
      <w:ins w:id="347" w:author="Patrick Ames" w:date="2020-11-04T14:04:00Z">
        <w:r w:rsidR="0007637E">
          <w:t xml:space="preserve">the </w:t>
        </w:r>
      </w:ins>
      <w:r>
        <w:t>device direct I/O assignment method.</w:t>
      </w:r>
    </w:p>
    <w:p w14:paraId="79F23B01" w14:textId="0080E8BE" w:rsidR="00AB4DE0" w:rsidRDefault="00AB4DE0" w:rsidP="00AB4DE0">
      <w:pPr>
        <w:pStyle w:val="BodyText"/>
        <w:rPr>
          <w:ins w:id="348" w:author="Patrick Ames" w:date="2020-11-04T13:51:00Z"/>
        </w:rPr>
      </w:pPr>
      <w:r>
        <w:rPr>
          <w:noProof/>
        </w:rPr>
        <w:drawing>
          <wp:inline distT="0" distB="0" distL="0" distR="0" wp14:anchorId="52533D81" wp14:editId="5E6B632A">
            <wp:extent cx="5334000" cy="5383467"/>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0.emf"/>
                    <pic:cNvPicPr>
                      <a:picLocks noChangeAspect="1" noChangeArrowheads="1"/>
                    </pic:cNvPicPr>
                  </pic:nvPicPr>
                  <pic:blipFill>
                    <a:blip r:embed="rId17"/>
                    <a:stretch>
                      <a:fillRect/>
                    </a:stretch>
                  </pic:blipFill>
                  <pic:spPr bwMode="auto">
                    <a:xfrm>
                      <a:off x="0" y="0"/>
                      <a:ext cx="5334000" cy="5383467"/>
                    </a:xfrm>
                    <a:prstGeom prst="rect">
                      <a:avLst/>
                    </a:prstGeom>
                    <a:noFill/>
                    <a:ln w="9525">
                      <a:noFill/>
                      <a:headEnd/>
                      <a:tailEnd/>
                    </a:ln>
                  </pic:spPr>
                </pic:pic>
              </a:graphicData>
            </a:graphic>
          </wp:inline>
        </w:drawing>
      </w:r>
    </w:p>
    <w:p w14:paraId="3B7A8270" w14:textId="0CC86164" w:rsidR="00216212" w:rsidRDefault="00216212" w:rsidP="00216212">
      <w:pPr>
        <w:pStyle w:val="BodyText"/>
        <w:rPr>
          <w:ins w:id="349" w:author="Patrick Ames" w:date="2020-11-04T13:51:00Z"/>
        </w:rPr>
      </w:pPr>
      <w:ins w:id="350" w:author="Patrick Ames" w:date="2020-11-04T13:51:00Z">
        <w:r>
          <w:t>Figure 2.7</w:t>
        </w:r>
        <w:r>
          <w:tab/>
          <w:t>Single Root I/O Virtualization</w:t>
        </w:r>
      </w:ins>
    </w:p>
    <w:p w14:paraId="6C6D62F7" w14:textId="77777777" w:rsidR="00216212" w:rsidRDefault="00216212" w:rsidP="00AB4DE0">
      <w:pPr>
        <w:pStyle w:val="BodyText"/>
      </w:pPr>
    </w:p>
    <w:p w14:paraId="5CCE9A23" w14:textId="2DBACEF0" w:rsidR="00AB4DE0" w:rsidRDefault="00AB4DE0" w:rsidP="00AB4DE0">
      <w:pPr>
        <w:pStyle w:val="BodyText"/>
      </w:pPr>
      <w:r>
        <w:t xml:space="preserve">With SR-IOV, each VM has </w:t>
      </w:r>
      <w:del w:id="351" w:author="Patrick Ames" w:date="2020-11-04T14:04:00Z">
        <w:r w:rsidDel="0007637E">
          <w:delText xml:space="preserve">a </w:delText>
        </w:r>
      </w:del>
      <w:r>
        <w:t xml:space="preserve">direct access to the physical network using the assigned virtual function interface allocated to </w:t>
      </w:r>
      <w:del w:id="352" w:author="Patrick Ames" w:date="2020-11-04T14:04:00Z">
        <w:r w:rsidDel="0007637E">
          <w:delText>each</w:delText>
        </w:r>
      </w:del>
      <w:ins w:id="353" w:author="Patrick Ames" w:date="2020-11-04T14:04:00Z">
        <w:r w:rsidR="0007637E">
          <w:t>it</w:t>
        </w:r>
      </w:ins>
      <w:r>
        <w:t xml:space="preserve">. They can communicate altogether using the Virtual Ethernet Bridge provided by the NIC card. A virtual switch can also use SRIOV to get access </w:t>
      </w:r>
      <w:r>
        <w:lastRenderedPageBreak/>
        <w:t xml:space="preserve">to the physical network. </w:t>
      </w:r>
      <w:ins w:id="354" w:author="Patrick Ames" w:date="2020-11-04T14:05:00Z">
        <w:r w:rsidR="0007637E">
          <w:t xml:space="preserve">A </w:t>
        </w:r>
      </w:ins>
      <w:r>
        <w:t xml:space="preserve">VM using </w:t>
      </w:r>
      <w:ins w:id="355" w:author="Patrick Ames" w:date="2020-11-04T14:05:00Z">
        <w:r w:rsidR="0007637E">
          <w:t xml:space="preserve">a </w:t>
        </w:r>
      </w:ins>
      <w:r>
        <w:t>SR</w:t>
      </w:r>
      <w:ins w:id="356" w:author="Patrick Ames" w:date="2020-11-04T14:05:00Z">
        <w:r w:rsidR="0007637E">
          <w:t>-</w:t>
        </w:r>
      </w:ins>
      <w:r>
        <w:t xml:space="preserve">IOV assigned virtual function device has </w:t>
      </w:r>
      <w:del w:id="357" w:author="Patrick Ames" w:date="2020-11-04T14:05:00Z">
        <w:r w:rsidDel="0007637E">
          <w:delText xml:space="preserve">a </w:delText>
        </w:r>
      </w:del>
      <w:r>
        <w:t xml:space="preserve">direct access to the physical network and </w:t>
      </w:r>
      <w:del w:id="358" w:author="Patrick Ames" w:date="2020-11-04T14:05:00Z">
        <w:r w:rsidDel="0007637E">
          <w:delText xml:space="preserve">are </w:delText>
        </w:r>
      </w:del>
      <w:ins w:id="359" w:author="Patrick Ames" w:date="2020-11-04T14:05:00Z">
        <w:r w:rsidR="0007637E">
          <w:t xml:space="preserve">is </w:t>
        </w:r>
      </w:ins>
      <w:r>
        <w:t>not connected to any intermediate virtual network switch or router</w:t>
      </w:r>
      <w:ins w:id="360" w:author="Patrick Ames" w:date="2020-11-04T14:06:00Z">
        <w:r w:rsidR="0007637E">
          <w:t xml:space="preserve"> (see Figure 2.8)</w:t>
        </w:r>
      </w:ins>
      <w:r>
        <w:t>.</w:t>
      </w:r>
    </w:p>
    <w:p w14:paraId="7CFC0575" w14:textId="30A9E73D" w:rsidR="00AB4DE0" w:rsidRDefault="00AB4DE0" w:rsidP="00AB4DE0">
      <w:pPr>
        <w:pStyle w:val="BodyText"/>
        <w:rPr>
          <w:ins w:id="361" w:author="Patrick Ames" w:date="2020-11-04T14:05:00Z"/>
        </w:rPr>
      </w:pPr>
      <w:r>
        <w:rPr>
          <w:noProof/>
        </w:rPr>
        <w:drawing>
          <wp:inline distT="0" distB="0" distL="0" distR="0" wp14:anchorId="58C83246" wp14:editId="133D967A">
            <wp:extent cx="5334000" cy="424812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1.emf"/>
                    <pic:cNvPicPr>
                      <a:picLocks noChangeAspect="1" noChangeArrowheads="1"/>
                    </pic:cNvPicPr>
                  </pic:nvPicPr>
                  <pic:blipFill>
                    <a:blip r:embed="rId18"/>
                    <a:stretch>
                      <a:fillRect/>
                    </a:stretch>
                  </pic:blipFill>
                  <pic:spPr bwMode="auto">
                    <a:xfrm>
                      <a:off x="0" y="0"/>
                      <a:ext cx="5334000" cy="4248120"/>
                    </a:xfrm>
                    <a:prstGeom prst="rect">
                      <a:avLst/>
                    </a:prstGeom>
                    <a:noFill/>
                    <a:ln w="9525">
                      <a:noFill/>
                      <a:headEnd/>
                      <a:tailEnd/>
                    </a:ln>
                  </pic:spPr>
                </pic:pic>
              </a:graphicData>
            </a:graphic>
          </wp:inline>
        </w:drawing>
      </w:r>
    </w:p>
    <w:p w14:paraId="624225CD" w14:textId="0A00CCE8" w:rsidR="0007637E" w:rsidRDefault="0007637E" w:rsidP="0007637E">
      <w:pPr>
        <w:pStyle w:val="BodyText"/>
        <w:rPr>
          <w:ins w:id="362" w:author="Patrick Ames" w:date="2020-11-04T14:05:00Z"/>
        </w:rPr>
      </w:pPr>
      <w:ins w:id="363" w:author="Patrick Ames" w:date="2020-11-04T14:05:00Z">
        <w:r>
          <w:t>Figure 2.8</w:t>
        </w:r>
        <w:r>
          <w:tab/>
          <w:t>Single Root I/O Virtualization</w:t>
        </w:r>
      </w:ins>
    </w:p>
    <w:p w14:paraId="0118DA18" w14:textId="79375C01" w:rsidR="0007637E" w:rsidDel="0007637E" w:rsidRDefault="0007637E" w:rsidP="00AB4DE0">
      <w:pPr>
        <w:pStyle w:val="BodyText"/>
        <w:rPr>
          <w:del w:id="364" w:author="Patrick Ames" w:date="2020-11-04T14:06:00Z"/>
        </w:rPr>
      </w:pPr>
      <w:ins w:id="365" w:author="Patrick Ames" w:date="2020-11-04T14:06:00Z">
        <w:r>
          <w:t xml:space="preserve">The </w:t>
        </w:r>
      </w:ins>
    </w:p>
    <w:p w14:paraId="6B6A440D" w14:textId="10108BF3" w:rsidR="00AB4DE0" w:rsidRDefault="00AB4DE0" w:rsidP="0007637E">
      <w:pPr>
        <w:pStyle w:val="BodyText"/>
      </w:pPr>
      <w:del w:id="366" w:author="Patrick Ames" w:date="2020-11-04T14:06:00Z">
        <w:r w:rsidDel="0007637E">
          <w:delText>F</w:delText>
        </w:r>
      </w:del>
      <w:ins w:id="367" w:author="Patrick Ames" w:date="2020-11-04T14:06:00Z">
        <w:r w:rsidR="0007637E">
          <w:t>f</w:t>
        </w:r>
      </w:ins>
      <w:r>
        <w:t>ollowing command can be used to check whether SR-IOV is supported or not on a physical NIC card:</w:t>
      </w:r>
    </w:p>
    <w:p w14:paraId="66C18BF3" w14:textId="65D599FB" w:rsidR="00AB4DE0" w:rsidRDefault="00AB4DE0" w:rsidP="00AB4DE0">
      <w:pPr>
        <w:pStyle w:val="BodyText"/>
        <w:rPr>
          <w:ins w:id="368" w:author="Patrick Ames" w:date="2020-11-04T14:06:00Z"/>
        </w:rPr>
      </w:pPr>
      <w:r>
        <w:t>$ lspci -s &lt;NIC_BDF&gt; -vvv | grep -i "Single Root I/O Virtualization"</w:t>
      </w:r>
    </w:p>
    <w:p w14:paraId="4E810E92" w14:textId="77777777" w:rsidR="0007637E" w:rsidRDefault="0007637E" w:rsidP="00AB4DE0">
      <w:pPr>
        <w:pStyle w:val="BodyText"/>
      </w:pPr>
    </w:p>
    <w:p w14:paraId="2A22D267" w14:textId="48C6F9F8" w:rsidR="00AB4DE0" w:rsidRDefault="00AB4DE0" w:rsidP="00AB4DE0">
      <w:pPr>
        <w:pStyle w:val="Heading2"/>
      </w:pPr>
      <w:bookmarkStart w:id="369" w:name="Xaefdfc16b6dc4b2690cba55fcbd1947e3a0be10"/>
      <w:bookmarkStart w:id="370" w:name="_Toc54881552"/>
      <w:del w:id="371" w:author="Patrick Ames" w:date="2020-11-04T14:07:00Z">
        <w:r w:rsidDel="0007637E">
          <w:delText xml:space="preserve">VirtIO </w:delText>
        </w:r>
      </w:del>
      <w:ins w:id="372" w:author="Patrick Ames" w:date="2020-11-04T14:07:00Z">
        <w:r w:rsidR="0007637E">
          <w:t>Virtio</w:t>
        </w:r>
      </w:ins>
      <w:ins w:id="373" w:author="Patrick Ames" w:date="2020-11-04T14:14:00Z">
        <w:r w:rsidR="00805998">
          <w:t>,</w:t>
        </w:r>
      </w:ins>
      <w:ins w:id="374" w:author="Patrick Ames" w:date="2020-11-04T14:07:00Z">
        <w:r w:rsidR="0007637E">
          <w:t xml:space="preserve"> </w:t>
        </w:r>
      </w:ins>
      <w:r>
        <w:t>SR-IOV</w:t>
      </w:r>
      <w:ins w:id="375" w:author="Patrick Ames" w:date="2020-11-04T14:14:00Z">
        <w:r w:rsidR="00805998">
          <w:t>,</w:t>
        </w:r>
      </w:ins>
      <w:r>
        <w:t xml:space="preserve"> and SDN</w:t>
      </w:r>
      <w:bookmarkEnd w:id="369"/>
      <w:bookmarkEnd w:id="370"/>
    </w:p>
    <w:p w14:paraId="14EE8D31" w14:textId="454D0D2E" w:rsidR="00AB4DE0" w:rsidRDefault="00AB4DE0" w:rsidP="00AB4DE0">
      <w:pPr>
        <w:pStyle w:val="FirstParagraph"/>
      </w:pPr>
      <w:del w:id="376" w:author="Patrick Ames" w:date="2020-11-04T14:07:00Z">
        <w:r w:rsidDel="0007637E">
          <w:delText xml:space="preserve">VirtIO </w:delText>
        </w:r>
      </w:del>
      <w:ins w:id="377" w:author="Patrick Ames" w:date="2020-11-04T14:07:00Z">
        <w:r w:rsidR="0007637E">
          <w:t xml:space="preserve">Virtio </w:t>
        </w:r>
      </w:ins>
      <w:del w:id="378" w:author="Patrick Ames" w:date="2020-11-04T14:07:00Z">
        <w:r w:rsidDel="0007637E">
          <w:delText xml:space="preserve">is </w:delText>
        </w:r>
      </w:del>
      <w:r>
        <w:t>bring</w:t>
      </w:r>
      <w:del w:id="379" w:author="Patrick Ames" w:date="2020-11-04T14:07:00Z">
        <w:r w:rsidDel="0007637E">
          <w:delText>ing</w:delText>
        </w:r>
      </w:del>
      <w:ins w:id="380" w:author="Patrick Ames" w:date="2020-11-04T14:07:00Z">
        <w:r w:rsidR="0007637E">
          <w:t>s</w:t>
        </w:r>
      </w:ins>
      <w:r>
        <w:t xml:space="preserve"> lots of flexibility</w:t>
      </w:r>
      <w:del w:id="381" w:author="Patrick Ames" w:date="2020-11-04T14:07:00Z">
        <w:r w:rsidDel="0007637E">
          <w:delText>. VirtIO is</w:delText>
        </w:r>
      </w:del>
      <w:ins w:id="382" w:author="Patrick Ames" w:date="2020-11-04T14:07:00Z">
        <w:r w:rsidR="0007637E">
          <w:t xml:space="preserve"> by</w:t>
        </w:r>
      </w:ins>
      <w:r>
        <w:t xml:space="preserve"> offering a standardized driver which is fully independent of the hardware used on the physical platform hosting VM instances.</w:t>
      </w:r>
    </w:p>
    <w:p w14:paraId="1EAB4720" w14:textId="06853302" w:rsidR="00AB4DE0" w:rsidRDefault="00AB4DE0" w:rsidP="00AB4DE0">
      <w:pPr>
        <w:pStyle w:val="BodyText"/>
      </w:pPr>
      <w:r>
        <w:t xml:space="preserve">When </w:t>
      </w:r>
      <w:del w:id="383" w:author="Patrick Ames" w:date="2020-11-04T14:15:00Z">
        <w:r w:rsidDel="00805998">
          <w:delText xml:space="preserve">virtio </w:delText>
        </w:r>
      </w:del>
      <w:ins w:id="384" w:author="Patrick Ames" w:date="2020-11-04T14:15:00Z">
        <w:r w:rsidR="00805998">
          <w:t xml:space="preserve">Virtio </w:t>
        </w:r>
      </w:ins>
      <w:r>
        <w:t xml:space="preserve">connectivity is used VM can be easily migrated from one host to another using </w:t>
      </w:r>
      <w:del w:id="385" w:author="Patrick Ames" w:date="2020-11-04T14:07:00Z">
        <w:r w:rsidDel="0007637E">
          <w:delText>"</w:delText>
        </w:r>
      </w:del>
      <w:ins w:id="386" w:author="Patrick Ames" w:date="2020-11-04T14:07:00Z">
        <w:r w:rsidR="0007637E">
          <w:t xml:space="preserve">a </w:t>
        </w:r>
      </w:ins>
      <w:r w:rsidRPr="0007637E">
        <w:rPr>
          <w:i/>
          <w:iCs/>
          <w:rPrChange w:id="387" w:author="Patrick Ames" w:date="2020-11-04T14:08:00Z">
            <w:rPr/>
          </w:rPrChange>
        </w:rPr>
        <w:t>live migration</w:t>
      </w:r>
      <w:del w:id="388" w:author="Patrick Ames" w:date="2020-11-04T14:08:00Z">
        <w:r w:rsidDel="0007637E">
          <w:delText xml:space="preserve">" </w:delText>
        </w:r>
      </w:del>
      <w:ins w:id="389" w:author="Patrick Ames" w:date="2020-11-04T14:08:00Z">
        <w:r w:rsidR="0007637E">
          <w:t xml:space="preserve"> </w:t>
        </w:r>
      </w:ins>
      <w:r>
        <w:t>feature. When SR</w:t>
      </w:r>
      <w:ins w:id="390" w:author="Patrick Ames" w:date="2020-11-04T14:08:00Z">
        <w:r w:rsidR="0007637E">
          <w:t>-</w:t>
        </w:r>
      </w:ins>
      <w:r>
        <w:t>IOV is use</w:t>
      </w:r>
      <w:ins w:id="391" w:author="Patrick Ames" w:date="2020-11-04T14:08:00Z">
        <w:r w:rsidR="0007637E">
          <w:t>d</w:t>
        </w:r>
      </w:ins>
      <w:r>
        <w:t>, this live migration is not an easy task and is not really possible to achieve.</w:t>
      </w:r>
    </w:p>
    <w:p w14:paraId="2BD4648D" w14:textId="12625A32" w:rsidR="00AB4DE0" w:rsidRDefault="00AB4DE0" w:rsidP="00AB4DE0">
      <w:pPr>
        <w:pStyle w:val="BodyText"/>
      </w:pPr>
      <w:r>
        <w:t>Indeed, network driver</w:t>
      </w:r>
      <w:ins w:id="392" w:author="Patrick Ames" w:date="2020-11-04T14:08:00Z">
        <w:r w:rsidR="0007637E">
          <w:t>s</w:t>
        </w:r>
      </w:ins>
      <w:r>
        <w:t xml:space="preserve"> used by </w:t>
      </w:r>
      <w:ins w:id="393" w:author="Patrick Ames" w:date="2020-11-04T14:08:00Z">
        <w:r w:rsidR="0007637E">
          <w:t xml:space="preserve">a </w:t>
        </w:r>
      </w:ins>
      <w:r>
        <w:t xml:space="preserve">VM depends on used hardware on the bare metal node which are hosting them. In order to make </w:t>
      </w:r>
      <w:ins w:id="394" w:author="Patrick Ames" w:date="2020-11-04T14:08:00Z">
        <w:r w:rsidR="0007637E">
          <w:t xml:space="preserve">the </w:t>
        </w:r>
      </w:ins>
      <w:r>
        <w:t xml:space="preserve">VM migration from one bare metal node to </w:t>
      </w:r>
      <w:r>
        <w:lastRenderedPageBreak/>
        <w:t xml:space="preserve">another, both nodes must at least </w:t>
      </w:r>
      <w:del w:id="395" w:author="Patrick Ames" w:date="2020-11-04T14:08:00Z">
        <w:r w:rsidDel="0007637E">
          <w:delText xml:space="preserve">to </w:delText>
        </w:r>
      </w:del>
      <w:r>
        <w:t xml:space="preserve">use </w:t>
      </w:r>
      <w:ins w:id="396" w:author="Patrick Ames" w:date="2020-11-04T14:08:00Z">
        <w:r w:rsidR="0007637E">
          <w:t xml:space="preserve">the </w:t>
        </w:r>
      </w:ins>
      <w:r>
        <w:t>same hardware NIC model. But when SRIOV is used</w:t>
      </w:r>
      <w:ins w:id="397" w:author="Patrick Ames" w:date="2020-11-04T14:09:00Z">
        <w:r w:rsidR="0007637E">
          <w:t>,</w:t>
        </w:r>
      </w:ins>
      <w:r>
        <w:t xml:space="preserve"> VM connectivity </w:t>
      </w:r>
      <w:del w:id="398" w:author="Patrick Ames" w:date="2020-11-04T14:09:00Z">
        <w:r w:rsidDel="0007637E">
          <w:delText>is having barely the</w:delText>
        </w:r>
      </w:del>
      <w:ins w:id="399" w:author="Patrick Ames" w:date="2020-11-04T14:09:00Z">
        <w:r w:rsidR="0007637E">
          <w:t>has about the</w:t>
        </w:r>
      </w:ins>
      <w:r>
        <w:t xml:space="preserve"> same performance has a real physical NIC, whereas with </w:t>
      </w:r>
      <w:del w:id="400" w:author="Patrick Ames" w:date="2020-11-04T14:06:00Z">
        <w:r w:rsidDel="0007637E">
          <w:delText>VirtIO</w:delText>
        </w:r>
      </w:del>
      <w:ins w:id="401" w:author="Patrick Ames" w:date="2020-11-04T14:06:00Z">
        <w:r w:rsidR="0007637E">
          <w:t>Virtio</w:t>
        </w:r>
      </w:ins>
      <w:r>
        <w:t>, performance could be poor.</w:t>
      </w:r>
    </w:p>
    <w:p w14:paraId="0E224B78" w14:textId="3E6177AD" w:rsidR="00AB4DE0" w:rsidRDefault="00AB4DE0" w:rsidP="00AB4DE0">
      <w:pPr>
        <w:pStyle w:val="BodyText"/>
      </w:pPr>
      <w:r>
        <w:t>Also, SR</w:t>
      </w:r>
      <w:ins w:id="402" w:author="Patrick Ames" w:date="2020-11-04T14:09:00Z">
        <w:r w:rsidR="0007637E">
          <w:t>-</w:t>
        </w:r>
      </w:ins>
      <w:r>
        <w:t xml:space="preserve">IOV, </w:t>
      </w:r>
      <w:ins w:id="403" w:author="Patrick Ames" w:date="2020-11-04T14:10:00Z">
        <w:r w:rsidR="0007637E">
          <w:t xml:space="preserve">by </w:t>
        </w:r>
      </w:ins>
      <w:del w:id="404" w:author="Patrick Ames" w:date="2020-11-04T14:09:00Z">
        <w:r w:rsidDel="0007637E">
          <w:delText xml:space="preserve">providing </w:delText>
        </w:r>
      </w:del>
      <w:ins w:id="405" w:author="Patrick Ames" w:date="2020-11-04T14:09:00Z">
        <w:r w:rsidR="0007637E">
          <w:t>provid</w:t>
        </w:r>
      </w:ins>
      <w:ins w:id="406" w:author="Patrick Ames" w:date="2020-11-04T14:10:00Z">
        <w:r w:rsidR="0007637E">
          <w:t>ing</w:t>
        </w:r>
      </w:ins>
      <w:ins w:id="407" w:author="Patrick Ames" w:date="2020-11-04T14:09:00Z">
        <w:r w:rsidR="0007637E">
          <w:t xml:space="preserve"> </w:t>
        </w:r>
      </w:ins>
      <w:del w:id="408" w:author="Patrick Ames" w:date="2020-11-04T14:10:00Z">
        <w:r w:rsidDel="0007637E">
          <w:delText xml:space="preserve">a </w:delText>
        </w:r>
      </w:del>
      <w:r>
        <w:t>direct access to the physical NIC</w:t>
      </w:r>
      <w:ins w:id="409" w:author="Patrick Ames" w:date="2020-11-04T14:10:00Z">
        <w:r w:rsidR="0007637E">
          <w:t>,</w:t>
        </w:r>
      </w:ins>
      <w:r>
        <w:t xml:space="preserve"> is making host virtual network nodes (virtual router/switch) used by SDN solution totally blind about </w:t>
      </w:r>
      <w:ins w:id="410" w:author="Patrick Ames" w:date="2020-11-04T14:10:00Z">
        <w:r w:rsidR="0007637E">
          <w:t xml:space="preserve">the </w:t>
        </w:r>
      </w:ins>
      <w:r>
        <w:t xml:space="preserve">VM using such connectivity. Local traffic switching between </w:t>
      </w:r>
      <w:ins w:id="411" w:author="Patrick Ames" w:date="2020-11-04T14:10:00Z">
        <w:r w:rsidR="0007637E">
          <w:t xml:space="preserve">the </w:t>
        </w:r>
      </w:ins>
      <w:r>
        <w:t>VM connected on a same SR</w:t>
      </w:r>
      <w:ins w:id="412" w:author="Patrick Ames" w:date="2020-11-04T14:11:00Z">
        <w:r w:rsidR="0007637E">
          <w:t>-</w:t>
        </w:r>
      </w:ins>
      <w:r>
        <w:t>IOV physical card is achieve</w:t>
      </w:r>
      <w:ins w:id="413" w:author="Patrick Ames" w:date="2020-11-04T14:11:00Z">
        <w:r w:rsidR="0007637E">
          <w:t>d</w:t>
        </w:r>
      </w:ins>
      <w:r>
        <w:t xml:space="preserve"> by the </w:t>
      </w:r>
      <w:del w:id="414" w:author="Patrick Ames" w:date="2020-11-04T14:11:00Z">
        <w:r w:rsidDel="0007637E">
          <w:delText xml:space="preserve">Virtual </w:delText>
        </w:r>
      </w:del>
      <w:ins w:id="415" w:author="Patrick Ames" w:date="2020-11-04T14:11:00Z">
        <w:r w:rsidR="0007637E">
          <w:t xml:space="preserve">virtual </w:t>
        </w:r>
      </w:ins>
      <w:r>
        <w:t>Ethernet bridge proposed by SR</w:t>
      </w:r>
      <w:ins w:id="416" w:author="Patrick Ames" w:date="2020-11-04T14:11:00Z">
        <w:r w:rsidR="0007637E">
          <w:t>-</w:t>
        </w:r>
      </w:ins>
      <w:r>
        <w:t>IOV. Communication between VM</w:t>
      </w:r>
      <w:ins w:id="417" w:author="Patrick Ames" w:date="2020-11-04T14:11:00Z">
        <w:r w:rsidR="0007637E">
          <w:t>s</w:t>
        </w:r>
      </w:ins>
      <w:r>
        <w:t xml:space="preserve"> connected onto </w:t>
      </w:r>
      <w:ins w:id="418" w:author="Patrick Ames" w:date="2020-11-04T14:11:00Z">
        <w:r w:rsidR="0007637E">
          <w:t xml:space="preserve">the </w:t>
        </w:r>
      </w:ins>
      <w:r>
        <w:t>distinct SRIOV physical ports must rely on physical network.</w:t>
      </w:r>
    </w:p>
    <w:p w14:paraId="54B5F0B1" w14:textId="76F32172" w:rsidR="00AB4DE0" w:rsidRDefault="00AB4DE0" w:rsidP="00AB4DE0">
      <w:pPr>
        <w:pStyle w:val="BodyText"/>
      </w:pPr>
      <w:r>
        <w:t>SDN vswitch/vrouter usage is very limited when SR</w:t>
      </w:r>
      <w:ins w:id="419" w:author="Patrick Ames" w:date="2020-11-04T14:11:00Z">
        <w:r w:rsidR="0007637E">
          <w:t>-</w:t>
        </w:r>
      </w:ins>
      <w:r>
        <w:t xml:space="preserve">IOV is used. Indeed, packet switching between VMs which are using VFs of a same SR-IOV physical port are using the physical </w:t>
      </w:r>
      <w:del w:id="420" w:author="Patrick Ames" w:date="2020-11-04T14:11:00Z">
        <w:r w:rsidDel="0007637E">
          <w:delText xml:space="preserve">Virtual </w:delText>
        </w:r>
      </w:del>
      <w:ins w:id="421" w:author="Patrick Ames" w:date="2020-11-04T14:11:00Z">
        <w:r w:rsidR="0007637E">
          <w:t xml:space="preserve">virtual </w:t>
        </w:r>
      </w:ins>
      <w:r>
        <w:t xml:space="preserve">Ethernet </w:t>
      </w:r>
      <w:del w:id="422" w:author="Patrick Ames" w:date="2020-11-04T14:11:00Z">
        <w:r w:rsidDel="0007637E">
          <w:delText xml:space="preserve">Bridge </w:delText>
        </w:r>
      </w:del>
      <w:ins w:id="423" w:author="Patrick Ames" w:date="2020-11-04T14:11:00Z">
        <w:r w:rsidR="0007637E">
          <w:t xml:space="preserve">bridge </w:t>
        </w:r>
      </w:ins>
      <w:r>
        <w:t>hosted in the physical NIC.</w:t>
      </w:r>
      <w:ins w:id="424" w:author="Patrick Ames" w:date="2020-11-04T14:15:00Z">
        <w:r w:rsidR="00805998">
          <w:t xml:space="preserve"> See Figure 2.9.</w:t>
        </w:r>
      </w:ins>
    </w:p>
    <w:p w14:paraId="62DF95AF" w14:textId="572ED8F2" w:rsidR="00AB4DE0" w:rsidDel="00805998" w:rsidRDefault="00AB4DE0" w:rsidP="00AB4DE0">
      <w:pPr>
        <w:pStyle w:val="BodyText"/>
        <w:rPr>
          <w:del w:id="425" w:author="Patrick Ames" w:date="2020-11-04T14:12:00Z"/>
        </w:rPr>
      </w:pPr>
      <w:r>
        <w:t xml:space="preserve">Only </w:t>
      </w:r>
      <w:del w:id="426" w:author="Patrick Ames" w:date="2020-11-04T14:12:00Z">
        <w:r w:rsidDel="0007637E">
          <w:delText xml:space="preserve">some </w:delText>
        </w:r>
      </w:del>
      <w:ins w:id="427" w:author="Patrick Ames" w:date="2020-11-04T14:12:00Z">
        <w:r w:rsidR="0007637E">
          <w:t xml:space="preserve">a </w:t>
        </w:r>
      </w:ins>
      <w:r>
        <w:t>few use cases are relevant</w:t>
      </w:r>
      <w:del w:id="428" w:author="Patrick Ames" w:date="2020-11-04T14:12:00Z">
        <w:r w:rsidDel="00805998">
          <w:delText>, which are:</w:delText>
        </w:r>
      </w:del>
    </w:p>
    <w:p w14:paraId="367E3D2E" w14:textId="4DB73F0B" w:rsidR="00AB4DE0" w:rsidRDefault="00AB4DE0">
      <w:pPr>
        <w:pStyle w:val="BodyText"/>
        <w:pPrChange w:id="429" w:author="Patrick Ames" w:date="2020-11-04T14:12:00Z">
          <w:pPr>
            <w:numPr>
              <w:numId w:val="2"/>
            </w:numPr>
            <w:tabs>
              <w:tab w:val="num" w:pos="0"/>
            </w:tabs>
            <w:ind w:left="480" w:hanging="480"/>
          </w:pPr>
        </w:pPrChange>
      </w:pPr>
      <w:del w:id="430" w:author="Patrick Ames" w:date="2020-11-04T14:12:00Z">
        <w:r w:rsidDel="00805998">
          <w:delText>P</w:delText>
        </w:r>
      </w:del>
      <w:ins w:id="431" w:author="Patrick Ames" w:date="2020-11-04T14:12:00Z">
        <w:r w:rsidR="00805998">
          <w:t>, the first p</w:t>
        </w:r>
      </w:ins>
      <w:r>
        <w:t>rovide</w:t>
      </w:r>
      <w:ins w:id="432" w:author="Patrick Ames" w:date="2020-11-04T14:12:00Z">
        <w:r w:rsidR="00805998">
          <w:t>s</w:t>
        </w:r>
      </w:ins>
      <w:r>
        <w:t xml:space="preserve"> internal connectivity between VM</w:t>
      </w:r>
      <w:ins w:id="433" w:author="Patrick Ames" w:date="2020-11-04T14:12:00Z">
        <w:r w:rsidR="0007637E">
          <w:t>s</w:t>
        </w:r>
      </w:ins>
      <w:r>
        <w:t xml:space="preserve"> using distinct SR-IOV physical ports (it avoids </w:t>
      </w:r>
      <w:del w:id="434" w:author="Patrick Ames" w:date="2020-11-04T14:12:00Z">
        <w:r w:rsidDel="00805998">
          <w:delText xml:space="preserve">to </w:delText>
        </w:r>
      </w:del>
      <w:r>
        <w:t>send</w:t>
      </w:r>
      <w:ins w:id="435" w:author="Patrick Ames" w:date="2020-11-04T14:12:00Z">
        <w:r w:rsidR="00805998">
          <w:t>ing</w:t>
        </w:r>
      </w:ins>
      <w:r>
        <w:t xml:space="preserve"> the traffic out of the server to be processed by the physical network)</w:t>
      </w:r>
      <w:ins w:id="436" w:author="Patrick Ames" w:date="2020-11-04T14:13:00Z">
        <w:r w:rsidR="00805998">
          <w:t>. See Figure 2.9.</w:t>
        </w:r>
      </w:ins>
    </w:p>
    <w:p w14:paraId="23FDE90D" w14:textId="055B500D" w:rsidR="00AB4DE0" w:rsidRDefault="00AB4DE0" w:rsidP="00AB4DE0">
      <w:pPr>
        <w:pStyle w:val="FirstParagraph"/>
        <w:rPr>
          <w:ins w:id="437" w:author="Patrick Ames" w:date="2020-11-04T14:13:00Z"/>
        </w:rPr>
      </w:pPr>
      <w:r>
        <w:rPr>
          <w:noProof/>
        </w:rPr>
        <w:drawing>
          <wp:inline distT="0" distB="0" distL="0" distR="0" wp14:anchorId="3CC28124" wp14:editId="0CE10C1C">
            <wp:extent cx="5334000" cy="3833669"/>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2.emf"/>
                    <pic:cNvPicPr>
                      <a:picLocks noChangeAspect="1" noChangeArrowheads="1"/>
                    </pic:cNvPicPr>
                  </pic:nvPicPr>
                  <pic:blipFill>
                    <a:blip r:embed="rId19"/>
                    <a:stretch>
                      <a:fillRect/>
                    </a:stretch>
                  </pic:blipFill>
                  <pic:spPr bwMode="auto">
                    <a:xfrm>
                      <a:off x="0" y="0"/>
                      <a:ext cx="5334000" cy="3833669"/>
                    </a:xfrm>
                    <a:prstGeom prst="rect">
                      <a:avLst/>
                    </a:prstGeom>
                    <a:noFill/>
                    <a:ln w="9525">
                      <a:noFill/>
                      <a:headEnd/>
                      <a:tailEnd/>
                    </a:ln>
                  </pic:spPr>
                </pic:pic>
              </a:graphicData>
            </a:graphic>
          </wp:inline>
        </w:drawing>
      </w:r>
    </w:p>
    <w:p w14:paraId="6B06119C" w14:textId="092A4C50" w:rsidR="00805998" w:rsidRDefault="00805998" w:rsidP="00805998">
      <w:pPr>
        <w:pStyle w:val="BodyText"/>
        <w:rPr>
          <w:ins w:id="438" w:author="Patrick Ames" w:date="2020-11-04T14:13:00Z"/>
        </w:rPr>
      </w:pPr>
      <w:ins w:id="439" w:author="Patrick Ames" w:date="2020-11-04T14:13:00Z">
        <w:r>
          <w:t>Figure 2.9</w:t>
        </w:r>
        <w:r>
          <w:tab/>
        </w:r>
      </w:ins>
      <w:ins w:id="440" w:author="Patrick Ames" w:date="2020-11-04T14:15:00Z">
        <w:r>
          <w:t>xxxxxxxxxx. Zz zz. z</w:t>
        </w:r>
      </w:ins>
    </w:p>
    <w:p w14:paraId="1B1AB7B3" w14:textId="7D2CA426" w:rsidR="00805998" w:rsidRPr="00805998" w:rsidDel="00805998" w:rsidRDefault="00805998">
      <w:pPr>
        <w:pStyle w:val="BodyText"/>
        <w:rPr>
          <w:del w:id="441" w:author="Patrick Ames" w:date="2020-11-04T14:13:00Z"/>
        </w:rPr>
        <w:pPrChange w:id="442" w:author="Patrick Ames" w:date="2020-11-04T14:13:00Z">
          <w:pPr>
            <w:pStyle w:val="FirstParagraph"/>
          </w:pPr>
        </w:pPrChange>
      </w:pPr>
      <w:ins w:id="443" w:author="Patrick Ames" w:date="2020-11-04T14:16:00Z">
        <w:r>
          <w:t xml:space="preserve">A second use case is </w:t>
        </w:r>
      </w:ins>
    </w:p>
    <w:p w14:paraId="5C1FC483" w14:textId="01820725" w:rsidR="00805998" w:rsidRDefault="00AB4DE0" w:rsidP="00805998">
      <w:pPr>
        <w:pStyle w:val="BodyText"/>
        <w:rPr>
          <w:ins w:id="444" w:author="Patrick Ames" w:date="2020-11-04T14:15:00Z"/>
        </w:rPr>
      </w:pPr>
      <w:del w:id="445" w:author="Patrick Ames" w:date="2020-11-04T14:16:00Z">
        <w:r w:rsidDel="00805998">
          <w:delText>B</w:delText>
        </w:r>
      </w:del>
      <w:ins w:id="446" w:author="Patrick Ames" w:date="2020-11-04T14:16:00Z">
        <w:r w:rsidR="00805998">
          <w:t>b</w:t>
        </w:r>
      </w:ins>
      <w:r>
        <w:t>uild</w:t>
      </w:r>
      <w:ins w:id="447" w:author="Patrick Ames" w:date="2020-11-04T14:16:00Z">
        <w:r w:rsidR="00805998">
          <w:t>ing</w:t>
        </w:r>
      </w:ins>
      <w:r>
        <w:t xml:space="preserve"> hybrid mode solutions with multi-NIC VM. Network traffic not requiring high performance </w:t>
      </w:r>
      <w:del w:id="448" w:author="Patrick Ames" w:date="2020-11-04T14:17:00Z">
        <w:r w:rsidDel="00805998">
          <w:delText>is using</w:delText>
        </w:r>
      </w:del>
      <w:ins w:id="449" w:author="Patrick Ames" w:date="2020-11-04T14:17:00Z">
        <w:r w:rsidR="00805998">
          <w:t>uses</w:t>
        </w:r>
      </w:ins>
      <w:r>
        <w:t xml:space="preserve"> emulated NIC (management traffic for instance). Network connectivity requiring high performance will be processed by </w:t>
      </w:r>
      <w:ins w:id="450" w:author="Patrick Ames" w:date="2020-11-04T14:17:00Z">
        <w:r w:rsidR="00805998">
          <w:t xml:space="preserve">the </w:t>
        </w:r>
      </w:ins>
      <w:r>
        <w:t>SR</w:t>
      </w:r>
      <w:ins w:id="451" w:author="Patrick Ames" w:date="2020-11-04T14:17:00Z">
        <w:r w:rsidR="00805998">
          <w:t>-</w:t>
        </w:r>
      </w:ins>
      <w:r>
        <w:t>IOV assigned NIC (for instance video data traffic).</w:t>
      </w:r>
    </w:p>
    <w:p w14:paraId="5EE25B4E" w14:textId="49C2B01A" w:rsidR="00AB4DE0" w:rsidDel="00805998" w:rsidRDefault="00AB4DE0">
      <w:pPr>
        <w:rPr>
          <w:del w:id="452" w:author="Patrick Ames" w:date="2020-11-04T14:15:00Z"/>
        </w:rPr>
        <w:pPrChange w:id="453" w:author="Patrick Ames" w:date="2020-11-04T14:16:00Z">
          <w:pPr>
            <w:numPr>
              <w:numId w:val="2"/>
            </w:numPr>
            <w:tabs>
              <w:tab w:val="num" w:pos="0"/>
            </w:tabs>
            <w:ind w:left="480" w:hanging="480"/>
          </w:pPr>
        </w:pPrChange>
      </w:pPr>
    </w:p>
    <w:p w14:paraId="2CD5B965" w14:textId="1766CE79" w:rsidR="00AB4DE0" w:rsidRDefault="00AB4DE0" w:rsidP="00805998">
      <w:pPr>
        <w:rPr>
          <w:ins w:id="454" w:author="Patrick Ames" w:date="2020-11-04T14:16:00Z"/>
        </w:rPr>
      </w:pPr>
      <w:r>
        <w:rPr>
          <w:noProof/>
        </w:rPr>
        <w:drawing>
          <wp:inline distT="0" distB="0" distL="0" distR="0" wp14:anchorId="309A5355" wp14:editId="2B7BB075">
            <wp:extent cx="3482502" cy="4204952"/>
            <wp:effectExtent l="0" t="0" r="0" b="0"/>
            <wp:docPr id="6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3.emf"/>
                    <pic:cNvPicPr>
                      <a:picLocks noChangeAspect="1" noChangeArrowheads="1"/>
                    </pic:cNvPicPr>
                  </pic:nvPicPr>
                  <pic:blipFill>
                    <a:blip r:embed="rId20"/>
                    <a:stretch>
                      <a:fillRect/>
                    </a:stretch>
                  </pic:blipFill>
                  <pic:spPr bwMode="auto">
                    <a:xfrm>
                      <a:off x="0" y="0"/>
                      <a:ext cx="3482502" cy="4204952"/>
                    </a:xfrm>
                    <a:prstGeom prst="rect">
                      <a:avLst/>
                    </a:prstGeom>
                    <a:noFill/>
                    <a:ln w="9525">
                      <a:noFill/>
                      <a:headEnd/>
                      <a:tailEnd/>
                    </a:ln>
                  </pic:spPr>
                </pic:pic>
              </a:graphicData>
            </a:graphic>
          </wp:inline>
        </w:drawing>
      </w:r>
    </w:p>
    <w:p w14:paraId="5E0BBDA4" w14:textId="7FC0D58C" w:rsidR="00805998" w:rsidRDefault="00805998">
      <w:pPr>
        <w:pPrChange w:id="455" w:author="Patrick Ames" w:date="2020-11-04T14:16:00Z">
          <w:pPr>
            <w:numPr>
              <w:numId w:val="2"/>
            </w:numPr>
            <w:tabs>
              <w:tab w:val="num" w:pos="0"/>
            </w:tabs>
            <w:ind w:left="480" w:hanging="480"/>
          </w:pPr>
        </w:pPrChange>
      </w:pPr>
      <w:ins w:id="456" w:author="Patrick Ames" w:date="2020-11-04T14:16:00Z">
        <w:r>
          <w:t>Figure 2.1</w:t>
        </w:r>
      </w:ins>
      <w:ins w:id="457" w:author="Patrick Ames" w:date="2020-11-04T14:17:00Z">
        <w:r>
          <w:t>0</w:t>
        </w:r>
        <w:r>
          <w:tab/>
          <w:t>Building Hybrid Mode Solutions with Nulti-NIC VM</w:t>
        </w:r>
      </w:ins>
    </w:p>
    <w:p w14:paraId="1E362D69" w14:textId="3A44245D" w:rsidR="00AB4DE0" w:rsidRDefault="00AB4DE0" w:rsidP="00AB4DE0">
      <w:pPr>
        <w:pStyle w:val="BodyText"/>
      </w:pPr>
      <w:r>
        <w:t>With SR</w:t>
      </w:r>
      <w:ins w:id="458" w:author="Patrick Ames" w:date="2020-11-04T14:18:00Z">
        <w:r w:rsidR="00805998">
          <w:t>-</w:t>
        </w:r>
      </w:ins>
      <w:r>
        <w:t xml:space="preserve">IOV </w:t>
      </w:r>
      <w:del w:id="459" w:author="Patrick Ames" w:date="2020-11-04T14:18:00Z">
        <w:r w:rsidDel="00805998">
          <w:delText>we are getting</w:delText>
        </w:r>
      </w:del>
      <w:ins w:id="460" w:author="Patrick Ames" w:date="2020-11-04T14:18:00Z">
        <w:r w:rsidR="00805998">
          <w:t>you get</w:t>
        </w:r>
      </w:ins>
      <w:r>
        <w:t xml:space="preserve"> high performance but with poor flexibility and no network virtualization features. With VirtIO </w:t>
      </w:r>
      <w:del w:id="461" w:author="Patrick Ames" w:date="2020-11-04T14:18:00Z">
        <w:r w:rsidDel="00805998">
          <w:delText>we are getting</w:delText>
        </w:r>
      </w:del>
      <w:ins w:id="462" w:author="Patrick Ames" w:date="2020-11-04T14:18:00Z">
        <w:r w:rsidR="00805998">
          <w:t>you get</w:t>
        </w:r>
      </w:ins>
      <w:r>
        <w:t xml:space="preserve"> a high level of network virtualization suitable for SDN, which is very flexible with poor performances.</w:t>
      </w:r>
    </w:p>
    <w:p w14:paraId="1F78E731" w14:textId="622515EA" w:rsidR="00AB4DE0" w:rsidRDefault="00AB4DE0" w:rsidP="00AB4DE0">
      <w:pPr>
        <w:pStyle w:val="BodyText"/>
      </w:pPr>
      <w:r>
        <w:t xml:space="preserve">For SDN use cases, </w:t>
      </w:r>
      <w:del w:id="463" w:author="Patrick Ames" w:date="2020-11-04T14:18:00Z">
        <w:r w:rsidDel="00805998">
          <w:delText xml:space="preserve">we </w:delText>
        </w:r>
      </w:del>
      <w:ins w:id="464" w:author="Patrick Ames" w:date="2020-11-04T14:18:00Z">
        <w:r w:rsidR="00805998">
          <w:t xml:space="preserve">you </w:t>
        </w:r>
      </w:ins>
      <w:r>
        <w:t xml:space="preserve">need network virtualization features </w:t>
      </w:r>
      <w:r w:rsidRPr="00805998">
        <w:rPr>
          <w:i/>
          <w:iCs/>
          <w:rPrChange w:id="465" w:author="Patrick Ames" w:date="2020-11-04T14:18:00Z">
            <w:rPr/>
          </w:rPrChange>
        </w:rPr>
        <w:t>and</w:t>
      </w:r>
      <w:r>
        <w:t xml:space="preserve"> performance. DPDK will bring both.</w:t>
      </w:r>
    </w:p>
    <w:p w14:paraId="7C4A18AA" w14:textId="67D041C4" w:rsidR="00AB4DE0" w:rsidRPr="0062582F" w:rsidRDefault="00AB4DE0" w:rsidP="004E1954">
      <w:pPr>
        <w:pStyle w:val="Heading2"/>
      </w:pPr>
      <w:bookmarkStart w:id="466" w:name="Xad6e61f23a2e52e2fa5db5b2f7564d68a2bfbb1"/>
      <w:bookmarkStart w:id="467" w:name="_Toc54881553"/>
      <w:r w:rsidRPr="0062582F">
        <w:t xml:space="preserve">Network Packer </w:t>
      </w:r>
      <w:del w:id="468" w:author="Patrick Ames" w:date="2020-11-05T09:30:00Z">
        <w:r w:rsidRPr="0062582F" w:rsidDel="0062582F">
          <w:delText xml:space="preserve">processing </w:delText>
        </w:r>
      </w:del>
      <w:ins w:id="469" w:author="Patrick Ames" w:date="2020-11-05T09:30:00Z">
        <w:r w:rsidR="0062582F">
          <w:t>P</w:t>
        </w:r>
        <w:r w:rsidR="0062582F" w:rsidRPr="0062582F">
          <w:t xml:space="preserve">rocessing </w:t>
        </w:r>
      </w:ins>
      <w:del w:id="470" w:author="Patrick Ames" w:date="2020-11-05T09:30:00Z">
        <w:r w:rsidRPr="0062582F" w:rsidDel="0062582F">
          <w:delText xml:space="preserve">performance </w:delText>
        </w:r>
      </w:del>
      <w:ins w:id="471" w:author="Patrick Ames" w:date="2020-11-05T09:30:00Z">
        <w:r w:rsidR="0062582F">
          <w:t>P</w:t>
        </w:r>
        <w:r w:rsidR="0062582F" w:rsidRPr="0062582F">
          <w:t xml:space="preserve">erformance </w:t>
        </w:r>
      </w:ins>
      <w:del w:id="472" w:author="Patrick Ames" w:date="2020-11-05T09:30:00Z">
        <w:r w:rsidRPr="0062582F" w:rsidDel="0062582F">
          <w:delText>requirements</w:delText>
        </w:r>
      </w:del>
      <w:bookmarkEnd w:id="466"/>
      <w:bookmarkEnd w:id="467"/>
      <w:ins w:id="473" w:author="Patrick Ames" w:date="2020-11-05T09:30:00Z">
        <w:r w:rsidR="0062582F">
          <w:t>R</w:t>
        </w:r>
        <w:r w:rsidR="0062582F" w:rsidRPr="0062582F">
          <w:t>equirements</w:t>
        </w:r>
      </w:ins>
    </w:p>
    <w:p w14:paraId="41A1381B" w14:textId="7E88BE51" w:rsidR="00AB4DE0" w:rsidRPr="0062582F" w:rsidRDefault="0062582F" w:rsidP="00AB4DE0">
      <w:pPr>
        <w:pStyle w:val="FirstParagraph"/>
      </w:pPr>
      <w:ins w:id="474" w:author="Patrick Ames" w:date="2020-11-05T09:30:00Z">
        <w:r>
          <w:t xml:space="preserve">The </w:t>
        </w:r>
      </w:ins>
      <w:r w:rsidR="00AB4DE0" w:rsidRPr="0062582F">
        <w:t xml:space="preserve">Ethernet minimum frame size is 64 Bytes. When Ethernet frames are sent onto the wire, Inter Frame Gap and Preamble bits are added. </w:t>
      </w:r>
      <w:ins w:id="475" w:author="Patrick Ames" w:date="2020-11-05T09:31:00Z">
        <w:r>
          <w:t>The m</w:t>
        </w:r>
      </w:ins>
      <w:del w:id="476" w:author="Patrick Ames" w:date="2020-11-05T09:31:00Z">
        <w:r w:rsidR="00AB4DE0" w:rsidRPr="0062582F" w:rsidDel="0062582F">
          <w:delText>M</w:delText>
        </w:r>
      </w:del>
      <w:r w:rsidR="00AB4DE0" w:rsidRPr="0062582F">
        <w:t>inimum size of Ethernet frames on the physical layer is 84 Bytes (672 bits).</w:t>
      </w:r>
    </w:p>
    <w:p w14:paraId="60F23182" w14:textId="5859CFEE" w:rsidR="00AB4DE0" w:rsidRDefault="0010278B" w:rsidP="00AB4DE0">
      <w:pPr>
        <w:pStyle w:val="BodyText"/>
        <w:rPr>
          <w:ins w:id="477" w:author="Patrick Ames" w:date="2020-11-05T09:50:00Z"/>
        </w:rPr>
      </w:pPr>
      <w:r>
        <w:rPr>
          <w:noProof/>
        </w:rPr>
        <w:object w:dxaOrig="11424" w:dyaOrig="3120" w14:anchorId="0A77A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70.95pt;height:128.15pt;mso-width-percent:0;mso-height-percent:0;mso-width-percent:0;mso-height-percent:0" o:ole="">
            <v:imagedata r:id="rId21" o:title=""/>
          </v:shape>
          <o:OLEObject Type="Embed" ProgID="Visio.Drawing.15" ShapeID="_x0000_i1031" DrawAspect="Content" ObjectID="_1666501875" r:id="rId22"/>
        </w:object>
      </w:r>
    </w:p>
    <w:p w14:paraId="4D3F2FCA" w14:textId="7A4D0C80" w:rsidR="00473468" w:rsidRDefault="00473468" w:rsidP="00473468">
      <w:pPr>
        <w:rPr>
          <w:ins w:id="478" w:author="Patrick Ames" w:date="2020-11-05T09:50:00Z"/>
        </w:rPr>
      </w:pPr>
      <w:ins w:id="479" w:author="Patrick Ames" w:date="2020-11-05T09:50:00Z">
        <w:r>
          <w:t>Figure 2.11</w:t>
        </w:r>
        <w:r>
          <w:tab/>
        </w:r>
      </w:ins>
      <w:ins w:id="480" w:author="Patrick Ames" w:date="2020-11-05T09:51:00Z">
        <w:r>
          <w:t>Packet Frame xxxxxxx</w:t>
        </w:r>
      </w:ins>
    </w:p>
    <w:p w14:paraId="088ABB46" w14:textId="10C0861F" w:rsidR="00473468" w:rsidRPr="0062582F" w:rsidDel="00473468" w:rsidRDefault="00473468" w:rsidP="00AB4DE0">
      <w:pPr>
        <w:pStyle w:val="BodyText"/>
        <w:rPr>
          <w:del w:id="481" w:author="Patrick Ames" w:date="2020-11-05T09:50:00Z"/>
        </w:rPr>
      </w:pPr>
    </w:p>
    <w:p w14:paraId="46622FED" w14:textId="3D7380A6" w:rsidR="00AB4DE0" w:rsidRPr="00473468" w:rsidRDefault="00AB4DE0" w:rsidP="00AB4DE0">
      <w:pPr>
        <w:pStyle w:val="BodyText"/>
      </w:pPr>
      <w:r w:rsidRPr="00473468">
        <w:t xml:space="preserve">For a 10 Gbit/s interface, the number of frames per seconds can reach up to 14.88 Mpps for traffic using the smallest Ethernet frame size. It means a new frame will have to be forwarded </w:t>
      </w:r>
      <w:del w:id="482" w:author="Patrick Ames" w:date="2020-11-05T09:45:00Z">
        <w:r w:rsidRPr="0062582F" w:rsidDel="00473468">
          <w:delText xml:space="preserve">each </w:delText>
        </w:r>
      </w:del>
      <w:ins w:id="483" w:author="Patrick Ames" w:date="2020-11-05T09:45:00Z">
        <w:r w:rsidR="00473468">
          <w:t>every</w:t>
        </w:r>
        <w:r w:rsidR="00473468" w:rsidRPr="00473468">
          <w:t xml:space="preserve"> </w:t>
        </w:r>
      </w:ins>
      <w:r w:rsidRPr="00473468">
        <w:t>67 ns.</w:t>
      </w:r>
    </w:p>
    <w:p w14:paraId="3FD57FEC" w14:textId="77777777" w:rsidR="00AB4DE0" w:rsidRPr="00390BEC" w:rsidRDefault="00AB4DE0" w:rsidP="00AB4DE0">
      <w:pPr>
        <w:pStyle w:val="BodyText"/>
      </w:pPr>
      <w:r w:rsidRPr="00473468">
        <w:t>A CPU running at 2Ghz has a 0.5 ns cycle. Such a CPU has a budget of only 134 cycles per packet to be able to process a flow of 10 Gb/s.</w:t>
      </w:r>
    </w:p>
    <w:p w14:paraId="7C995EFE" w14:textId="59422EF8" w:rsidR="00AB4DE0" w:rsidRPr="00473468" w:rsidDel="00473468" w:rsidRDefault="00AB4DE0" w:rsidP="00AB4DE0">
      <w:pPr>
        <w:pStyle w:val="BodyText"/>
        <w:rPr>
          <w:del w:id="484" w:author="Patrick Ames" w:date="2020-11-05T09:46:00Z"/>
        </w:rPr>
      </w:pPr>
      <w:r w:rsidRPr="00390BEC">
        <w:t xml:space="preserve">Generic Linux Ethernet drivers are not </w:t>
      </w:r>
      <w:del w:id="485" w:author="Patrick Ames" w:date="2020-11-05T09:46:00Z">
        <w:r w:rsidRPr="0062582F" w:rsidDel="00473468">
          <w:delText xml:space="preserve">performant </w:delText>
        </w:r>
      </w:del>
      <w:ins w:id="486" w:author="Patrick Ames" w:date="2020-11-05T09:46:00Z">
        <w:r w:rsidR="00473468">
          <w:t>powerful</w:t>
        </w:r>
        <w:r w:rsidR="00473468" w:rsidRPr="00473468">
          <w:t xml:space="preserve"> </w:t>
        </w:r>
      </w:ins>
      <w:r w:rsidRPr="00473468">
        <w:t>enough to be able to process such a 10Gb/s packet flow. Indeed, with regular Linux NIC drivers lots of time</w:t>
      </w:r>
      <w:ins w:id="487" w:author="Patrick Ames" w:date="2020-11-05T09:46:00Z">
        <w:r w:rsidR="00473468">
          <w:t xml:space="preserve"> is</w:t>
        </w:r>
      </w:ins>
      <w:del w:id="488" w:author="Patrick Ames" w:date="2020-11-05T09:46:00Z">
        <w:r w:rsidRPr="00473468" w:rsidDel="00473468">
          <w:delText xml:space="preserve">s are </w:delText>
        </w:r>
      </w:del>
      <w:ins w:id="489" w:author="Patrick Ames" w:date="2020-11-05T09:46:00Z">
        <w:r w:rsidR="00473468" w:rsidRPr="00473468">
          <w:t xml:space="preserve"> </w:t>
        </w:r>
      </w:ins>
      <w:r w:rsidRPr="00473468">
        <w:t>required to</w:t>
      </w:r>
      <w:ins w:id="490" w:author="Patrick Ames" w:date="2020-11-05T09:46:00Z">
        <w:r w:rsidR="00473468">
          <w:t xml:space="preserve"> </w:t>
        </w:r>
      </w:ins>
      <w:del w:id="491" w:author="Patrick Ames" w:date="2020-11-05T09:46:00Z">
        <w:r w:rsidRPr="00473468" w:rsidDel="00473468">
          <w:delText>:</w:delText>
        </w:r>
      </w:del>
    </w:p>
    <w:p w14:paraId="22DE2372" w14:textId="484BAAD0" w:rsidR="00AB4DE0" w:rsidRPr="00473468" w:rsidDel="00473468" w:rsidRDefault="00AB4DE0">
      <w:pPr>
        <w:pStyle w:val="BodyText"/>
        <w:rPr>
          <w:del w:id="492" w:author="Patrick Ames" w:date="2020-11-05T09:47:00Z"/>
        </w:rPr>
        <w:pPrChange w:id="493" w:author="Patrick Ames" w:date="2020-11-05T09:46:00Z">
          <w:pPr>
            <w:numPr>
              <w:numId w:val="2"/>
            </w:numPr>
            <w:tabs>
              <w:tab w:val="num" w:pos="0"/>
            </w:tabs>
            <w:ind w:left="480" w:hanging="480"/>
          </w:pPr>
        </w:pPrChange>
      </w:pPr>
      <w:r w:rsidRPr="00473468">
        <w:t>perform packet processing in Linux Kernel using interrupt mechanism,</w:t>
      </w:r>
      <w:ins w:id="494" w:author="Patrick Ames" w:date="2020-11-05T09:47:00Z">
        <w:r w:rsidR="00473468">
          <w:t xml:space="preserve"> and </w:t>
        </w:r>
      </w:ins>
    </w:p>
    <w:p w14:paraId="3F0298EB" w14:textId="639428BD" w:rsidR="00AB4DE0" w:rsidRPr="00473468" w:rsidRDefault="00AB4DE0">
      <w:pPr>
        <w:pStyle w:val="BodyText"/>
        <w:pPrChange w:id="495" w:author="Patrick Ames" w:date="2020-11-05T09:47:00Z">
          <w:pPr>
            <w:numPr>
              <w:numId w:val="2"/>
            </w:numPr>
            <w:tabs>
              <w:tab w:val="num" w:pos="0"/>
            </w:tabs>
            <w:ind w:left="480" w:hanging="480"/>
          </w:pPr>
        </w:pPrChange>
      </w:pPr>
      <w:r w:rsidRPr="00473468">
        <w:t xml:space="preserve">transfer application data from host memory to </w:t>
      </w:r>
      <w:ins w:id="496" w:author="Patrick Ames" w:date="2020-11-05T09:47:00Z">
        <w:r w:rsidR="00473468">
          <w:t xml:space="preserve">a </w:t>
        </w:r>
      </w:ins>
      <w:del w:id="497" w:author="Patrick Ames" w:date="2020-11-05T09:47:00Z">
        <w:r w:rsidRPr="00473468" w:rsidDel="00473468">
          <w:delText>Network Interface card</w:delText>
        </w:r>
      </w:del>
      <w:ins w:id="498" w:author="Patrick Ames" w:date="2020-11-05T09:47:00Z">
        <w:r w:rsidR="00473468">
          <w:t>NIC.</w:t>
        </w:r>
      </w:ins>
    </w:p>
    <w:p w14:paraId="61B1344E" w14:textId="65D5EB4B" w:rsidR="00AB4DE0" w:rsidRPr="00473468" w:rsidRDefault="00AB4DE0" w:rsidP="00AB4DE0">
      <w:pPr>
        <w:pStyle w:val="FirstParagraph"/>
      </w:pPr>
      <w:r w:rsidRPr="00473468">
        <w:t xml:space="preserve">DPDK is one of the </w:t>
      </w:r>
      <w:del w:id="499" w:author="Patrick Ames" w:date="2020-11-05T09:47:00Z">
        <w:r w:rsidRPr="0062582F" w:rsidDel="00473468">
          <w:delText>most used</w:delText>
        </w:r>
      </w:del>
      <w:ins w:id="500" w:author="Patrick Ames" w:date="2020-11-05T09:47:00Z">
        <w:r w:rsidR="00473468">
          <w:t>best</w:t>
        </w:r>
      </w:ins>
      <w:r w:rsidRPr="00473468">
        <w:t xml:space="preserve"> solution</w:t>
      </w:r>
      <w:ins w:id="501" w:author="Patrick Ames" w:date="2020-11-05T09:47:00Z">
        <w:r w:rsidR="00473468">
          <w:t>s</w:t>
        </w:r>
      </w:ins>
      <w:r w:rsidRPr="00473468">
        <w:t xml:space="preserve"> available allowing </w:t>
      </w:r>
      <w:ins w:id="502" w:author="Patrick Ames" w:date="2020-11-05T09:47:00Z">
        <w:r w:rsidR="00473468">
          <w:t xml:space="preserve">you </w:t>
        </w:r>
      </w:ins>
      <w:r w:rsidRPr="00473468">
        <w:t>to build a network application using high-speed NICs and working at wire speed. Therefore, Contrail is proposing DPDK as one of the solutions to be used for the physical compute connectivity.</w:t>
      </w:r>
    </w:p>
    <w:p w14:paraId="6630725E" w14:textId="3A375E9D" w:rsidR="00AB4DE0" w:rsidRPr="00473468" w:rsidRDefault="00AB4DE0" w:rsidP="004E1954">
      <w:pPr>
        <w:pStyle w:val="Heading2"/>
      </w:pPr>
      <w:bookmarkStart w:id="503" w:name="X1b34a2dc654a205780f2f1e76fa4c92f3e52448"/>
      <w:bookmarkStart w:id="504" w:name="_Toc54881554"/>
      <w:r w:rsidRPr="00473468">
        <w:t xml:space="preserve">DPDK and Network </w:t>
      </w:r>
      <w:del w:id="505" w:author="Patrick Ames" w:date="2020-11-05T09:48:00Z">
        <w:r w:rsidRPr="0062582F" w:rsidDel="00473468">
          <w:delText>applications</w:delText>
        </w:r>
      </w:del>
      <w:bookmarkEnd w:id="503"/>
      <w:bookmarkEnd w:id="504"/>
      <w:ins w:id="506" w:author="Patrick Ames" w:date="2020-11-05T09:48:00Z">
        <w:r w:rsidR="00473468">
          <w:t>A</w:t>
        </w:r>
        <w:r w:rsidR="00473468" w:rsidRPr="00473468">
          <w:t>pplications</w:t>
        </w:r>
      </w:ins>
    </w:p>
    <w:p w14:paraId="6BA07EC6" w14:textId="77777777" w:rsidR="00AB4DE0" w:rsidRPr="00473468" w:rsidRDefault="00AB4DE0" w:rsidP="004E1954">
      <w:pPr>
        <w:pStyle w:val="Heading3"/>
      </w:pPr>
      <w:bookmarkStart w:id="507" w:name="Xc46fe025b11f61d4ef80251a08b6e0d8cff05a5"/>
      <w:bookmarkStart w:id="508" w:name="_Toc54881555"/>
      <w:r w:rsidRPr="00473468">
        <w:t>DPDK application working principle</w:t>
      </w:r>
      <w:bookmarkEnd w:id="507"/>
      <w:bookmarkEnd w:id="508"/>
    </w:p>
    <w:p w14:paraId="072C7116" w14:textId="7A41433E" w:rsidR="00AB4DE0" w:rsidRDefault="00473468">
      <w:pPr>
        <w:pPrChange w:id="509" w:author="Patrick Ames" w:date="2020-11-05T09:48:00Z">
          <w:pPr>
            <w:pStyle w:val="FirstParagraph"/>
          </w:pPr>
        </w:pPrChange>
      </w:pPr>
      <w:ins w:id="510" w:author="Patrick Ames" w:date="2020-11-05T09:48:00Z">
        <w:r>
          <w:t xml:space="preserve">The </w:t>
        </w:r>
        <w:r w:rsidRPr="00473468">
          <w:rPr>
            <w:rFonts w:ascii="Arial" w:eastAsia="Times New Roman" w:hAnsi="Arial" w:cs="Arial"/>
            <w:color w:val="4D5156"/>
            <w:sz w:val="21"/>
            <w:szCs w:val="21"/>
            <w:shd w:val="clear" w:color="auto" w:fill="FFFFFF"/>
          </w:rPr>
          <w:t>Data Plane Development Kit</w:t>
        </w:r>
        <w:r>
          <w:rPr>
            <w:rFonts w:ascii="Times New Roman" w:eastAsia="Times New Roman" w:hAnsi="Times New Roman" w:cs="Times New Roman"/>
          </w:rPr>
          <w:t xml:space="preserve"> (</w:t>
        </w:r>
      </w:ins>
      <w:r w:rsidR="00AB4DE0" w:rsidRPr="00473468">
        <w:t>DPDK</w:t>
      </w:r>
      <w:ins w:id="511" w:author="Patrick Ames" w:date="2020-11-05T09:48:00Z">
        <w:r>
          <w:t>)</w:t>
        </w:r>
      </w:ins>
      <w:r w:rsidR="00AB4DE0" w:rsidRPr="00473468">
        <w:t xml:space="preserve"> is dedicating one (or more) CPU</w:t>
      </w:r>
      <w:ins w:id="512" w:author="Patrick Ames" w:date="2020-11-05T09:49:00Z">
        <w:r>
          <w:t>s</w:t>
        </w:r>
      </w:ins>
      <w:r w:rsidR="00AB4DE0" w:rsidRPr="00473468">
        <w:t xml:space="preserve"> to one (or more) thread</w:t>
      </w:r>
      <w:ins w:id="513" w:author="Patrick Ames" w:date="2020-11-05T09:49:00Z">
        <w:r>
          <w:t>s</w:t>
        </w:r>
      </w:ins>
      <w:r w:rsidR="00AB4DE0" w:rsidRPr="00473468">
        <w:t xml:space="preserve"> that are continuously polling a one (or more) DPDK NIC RX queue. CPU</w:t>
      </w:r>
      <w:ins w:id="514" w:author="Patrick Ames" w:date="2020-11-05T09:49:00Z">
        <w:r>
          <w:t>s</w:t>
        </w:r>
      </w:ins>
      <w:r w:rsidR="00AB4DE0" w:rsidRPr="00473468">
        <w:t xml:space="preserve"> on which a DPDK polling thread is started will be loaded at 100% </w:t>
      </w:r>
      <w:del w:id="515" w:author="Patrick Ames" w:date="2020-11-05T09:49:00Z">
        <w:r w:rsidR="00AB4DE0" w:rsidRPr="00473468" w:rsidDel="00473468">
          <w:delText xml:space="preserve">whatever </w:delText>
        </w:r>
      </w:del>
      <w:ins w:id="516" w:author="Patrick Ames" w:date="2020-11-05T09:49:00Z">
        <w:r>
          <w:t>whether</w:t>
        </w:r>
        <w:r w:rsidRPr="00473468">
          <w:t xml:space="preserve"> </w:t>
        </w:r>
      </w:ins>
      <w:del w:id="517" w:author="Patrick Ames" w:date="2020-11-05T09:49:00Z">
        <w:r w:rsidR="00AB4DE0" w:rsidRPr="00473468" w:rsidDel="00473468">
          <w:delText xml:space="preserve">there </w:delText>
        </w:r>
      </w:del>
      <w:r w:rsidR="00AB4DE0" w:rsidRPr="00473468">
        <w:t xml:space="preserve">some packets </w:t>
      </w:r>
      <w:del w:id="518" w:author="Patrick Ames" w:date="2020-11-05T09:49:00Z">
        <w:r w:rsidR="00AB4DE0" w:rsidRPr="00473468" w:rsidDel="00473468">
          <w:delText xml:space="preserve">to </w:delText>
        </w:r>
      </w:del>
      <w:ins w:id="519" w:author="Patrick Ames" w:date="2020-11-05T09:49:00Z">
        <w:r>
          <w:t>are</w:t>
        </w:r>
        <w:r w:rsidRPr="00473468">
          <w:t xml:space="preserve"> </w:t>
        </w:r>
      </w:ins>
      <w:r w:rsidR="00AB4DE0" w:rsidRPr="00473468">
        <w:t>process</w:t>
      </w:r>
      <w:ins w:id="520" w:author="Patrick Ames" w:date="2020-11-05T09:50:00Z">
        <w:r>
          <w:t>ed</w:t>
        </w:r>
      </w:ins>
      <w:r w:rsidR="00AB4DE0" w:rsidRPr="00473468">
        <w:t xml:space="preserve"> or not, as no interrupt mechanism is used in DPDK to warn the DPDK application that a packet has been received</w:t>
      </w:r>
      <w:r w:rsidR="00AB4DE0">
        <w:t>.</w:t>
      </w:r>
      <w:ins w:id="521" w:author="Patrick Ames" w:date="2020-11-05T09:52:00Z">
        <w:r>
          <w:t xml:space="preserve"> (See Figure 2.12.)</w:t>
        </w:r>
      </w:ins>
    </w:p>
    <w:p w14:paraId="4EFB15E9" w14:textId="78E5763E" w:rsidR="00AB4DE0" w:rsidRDefault="00AB4DE0" w:rsidP="004E1954">
      <w:pPr>
        <w:pStyle w:val="BodyText"/>
        <w:rPr>
          <w:ins w:id="522" w:author="Patrick Ames" w:date="2020-11-05T09:51:00Z"/>
        </w:rPr>
      </w:pPr>
      <w:r>
        <w:rPr>
          <w:noProof/>
        </w:rPr>
        <w:lastRenderedPageBreak/>
        <w:drawing>
          <wp:inline distT="0" distB="0" distL="0" distR="0" wp14:anchorId="12B43C4F" wp14:editId="277A519B">
            <wp:extent cx="2140085" cy="2923504"/>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5.emf"/>
                    <pic:cNvPicPr>
                      <a:picLocks noChangeAspect="1" noChangeArrowheads="1"/>
                    </pic:cNvPicPr>
                  </pic:nvPicPr>
                  <pic:blipFill>
                    <a:blip r:embed="rId23"/>
                    <a:stretch>
                      <a:fillRect/>
                    </a:stretch>
                  </pic:blipFill>
                  <pic:spPr bwMode="auto">
                    <a:xfrm>
                      <a:off x="0" y="0"/>
                      <a:ext cx="2140085" cy="2923504"/>
                    </a:xfrm>
                    <a:prstGeom prst="rect">
                      <a:avLst/>
                    </a:prstGeom>
                    <a:noFill/>
                    <a:ln w="9525">
                      <a:noFill/>
                      <a:headEnd/>
                      <a:tailEnd/>
                    </a:ln>
                  </pic:spPr>
                </pic:pic>
              </a:graphicData>
            </a:graphic>
          </wp:inline>
        </w:drawing>
      </w:r>
    </w:p>
    <w:p w14:paraId="20B02BDF" w14:textId="7513AB8F" w:rsidR="00473468" w:rsidRDefault="00473468" w:rsidP="00473468">
      <w:pPr>
        <w:rPr>
          <w:ins w:id="523" w:author="Patrick Ames" w:date="2020-11-05T09:51:00Z"/>
        </w:rPr>
      </w:pPr>
      <w:ins w:id="524" w:author="Patrick Ames" w:date="2020-11-05T09:51:00Z">
        <w:r>
          <w:t>Figure 2.12</w:t>
        </w:r>
        <w:r>
          <w:tab/>
          <w:t>DPDK Working Prin</w:t>
        </w:r>
      </w:ins>
      <w:ins w:id="525" w:author="Patrick Ames" w:date="2020-11-05T09:52:00Z">
        <w:r>
          <w:t>ciple</w:t>
        </w:r>
      </w:ins>
    </w:p>
    <w:p w14:paraId="15F63085" w14:textId="34BD94D7" w:rsidR="00473468" w:rsidDel="00473468" w:rsidRDefault="00473468" w:rsidP="004E1954">
      <w:pPr>
        <w:pStyle w:val="BodyText"/>
        <w:rPr>
          <w:del w:id="526" w:author="Patrick Ames" w:date="2020-11-05T09:52:00Z"/>
        </w:rPr>
      </w:pPr>
    </w:p>
    <w:p w14:paraId="118458F9" w14:textId="3CFA5052" w:rsidR="00AB4DE0" w:rsidRDefault="00AB4DE0" w:rsidP="004E1954">
      <w:pPr>
        <w:pStyle w:val="BodyText"/>
      </w:pPr>
      <w:r>
        <w:t xml:space="preserve">Using </w:t>
      </w:r>
      <w:ins w:id="527" w:author="Patrick Ames" w:date="2020-11-05T09:52:00Z">
        <w:r w:rsidR="00473468">
          <w:t xml:space="preserve">the </w:t>
        </w:r>
      </w:ins>
      <w:r>
        <w:t xml:space="preserve">DPDK library API, physical NIC packets will be made available </w:t>
      </w:r>
      <w:del w:id="528" w:author="Patrick Ames" w:date="2020-11-05T09:52:00Z">
        <w:r w:rsidDel="00473468">
          <w:delText xml:space="preserve">into </w:delText>
        </w:r>
      </w:del>
      <w:ins w:id="529" w:author="Patrick Ames" w:date="2020-11-05T09:52:00Z">
        <w:r w:rsidR="00473468">
          <w:t xml:space="preserve">in </w:t>
        </w:r>
      </w:ins>
      <w:r>
        <w:t>user space memory in which the DPDK application is running. So, when DPDK is used</w:t>
      </w:r>
      <w:ins w:id="530" w:author="Patrick Ames" w:date="2020-11-05T09:52:00Z">
        <w:r w:rsidR="00473468">
          <w:t>,</w:t>
        </w:r>
      </w:ins>
      <w:r>
        <w:t xml:space="preserve"> there is no user space to kernel space context switching and it saves lots of CPU cycles. Also, the host memory is using large continuous memory area, the huge pages, which allow large data transfers and avoid high data fragmentation in memory which would require a higher memory management effort at the application level. Such a fragmentation would also cost some precious CPU cycles.</w:t>
      </w:r>
    </w:p>
    <w:p w14:paraId="1D560D52" w14:textId="1E942B9F" w:rsidR="00AB4DE0" w:rsidRDefault="00AB4DE0" w:rsidP="004E1954">
      <w:pPr>
        <w:pStyle w:val="BodyText"/>
      </w:pPr>
      <w:r>
        <w:t xml:space="preserve">Hence, most of the CPU cycles of </w:t>
      </w:r>
      <w:ins w:id="531" w:author="Patrick Ames" w:date="2020-11-05T09:53:00Z">
        <w:r w:rsidR="00473468">
          <w:t xml:space="preserve">the </w:t>
        </w:r>
      </w:ins>
      <w:r>
        <w:t>DPDK pinned CPU are used for polling and processing packets delivered by the physical NIC in DPDK queues. As a result, the packet forwarding task can be processed at a very high speed. If one CPU is not powerful enough to manage incoming packets that are hitting the physical NIC at a very high rate</w:t>
      </w:r>
      <w:del w:id="532" w:author="Patrick Ames" w:date="2020-11-05T09:53:00Z">
        <w:r w:rsidDel="00473468">
          <w:delText>; we</w:delText>
        </w:r>
      </w:del>
      <w:ins w:id="533" w:author="Patrick Ames" w:date="2020-11-05T09:53:00Z">
        <w:r w:rsidR="00473468">
          <w:t>, you</w:t>
        </w:r>
      </w:ins>
      <w:r>
        <w:t xml:space="preserve"> can allocate an additional one to the DPDK application in order to increase its packet processing capacity.</w:t>
      </w:r>
    </w:p>
    <w:p w14:paraId="0949B37F" w14:textId="2DC7A5EC" w:rsidR="00AB4DE0" w:rsidRDefault="00AB4DE0" w:rsidP="004E1954">
      <w:pPr>
        <w:pStyle w:val="BodyText"/>
      </w:pPr>
      <w:r>
        <w:t xml:space="preserve">A DPDK application is a multi-thread program that is using </w:t>
      </w:r>
      <w:ins w:id="534" w:author="Patrick Ames" w:date="2020-11-05T09:54:00Z">
        <w:r w:rsidR="00473468">
          <w:t xml:space="preserve">the </w:t>
        </w:r>
      </w:ins>
      <w:r>
        <w:t xml:space="preserve">DPDK library to process network data. In order to scale, </w:t>
      </w:r>
      <w:del w:id="535" w:author="Patrick Ames" w:date="2020-11-05T09:54:00Z">
        <w:r w:rsidDel="00473468">
          <w:delText xml:space="preserve">we </w:delText>
        </w:r>
      </w:del>
      <w:ins w:id="536" w:author="Patrick Ames" w:date="2020-11-05T09:54:00Z">
        <w:r w:rsidR="00473468">
          <w:t xml:space="preserve">you </w:t>
        </w:r>
      </w:ins>
      <w:r>
        <w:t>can start several packet polling and processing threads (each one pinned on a dedicated CPU) that are running in parallel.</w:t>
      </w:r>
    </w:p>
    <w:p w14:paraId="6B77C528" w14:textId="14A8643C" w:rsidR="00AB4DE0" w:rsidRDefault="00AB4DE0" w:rsidP="004E1954">
      <w:pPr>
        <w:pStyle w:val="BodyText"/>
      </w:pPr>
      <w:del w:id="537" w:author="Patrick Ames" w:date="2020-11-05T09:54:00Z">
        <w:r w:rsidDel="00473468">
          <w:delText xml:space="preserve">3 </w:delText>
        </w:r>
      </w:del>
      <w:ins w:id="538" w:author="Patrick Ames" w:date="2020-11-05T09:54:00Z">
        <w:r w:rsidR="00473468">
          <w:t xml:space="preserve">Three </w:t>
        </w:r>
      </w:ins>
      <w:r>
        <w:t xml:space="preserve">main components are involved </w:t>
      </w:r>
      <w:del w:id="539" w:author="Patrick Ames" w:date="2020-11-05T09:54:00Z">
        <w:r w:rsidDel="00473468">
          <w:delText xml:space="preserve">into </w:delText>
        </w:r>
      </w:del>
      <w:ins w:id="540" w:author="Patrick Ames" w:date="2020-11-05T09:54:00Z">
        <w:r w:rsidR="00473468">
          <w:t xml:space="preserve">in </w:t>
        </w:r>
      </w:ins>
      <w:r>
        <w:t>a DPDK application</w:t>
      </w:r>
      <w:ins w:id="541" w:author="Patrick Ames" w:date="2020-11-05T09:54:00Z">
        <w:r w:rsidR="00473468">
          <w:t xml:space="preserve"> (see </w:t>
        </w:r>
      </w:ins>
      <w:ins w:id="542" w:author="Patrick Ames" w:date="2020-11-05T09:55:00Z">
        <w:r w:rsidR="00473468">
          <w:t>Figure 2.13):</w:t>
        </w:r>
      </w:ins>
      <w:del w:id="543" w:author="Patrick Ames" w:date="2020-11-05T09:54:00Z">
        <w:r w:rsidDel="00473468">
          <w:delText>:</w:delText>
        </w:r>
      </w:del>
    </w:p>
    <w:p w14:paraId="6CD38E4F" w14:textId="77777777" w:rsidR="00AB4DE0" w:rsidRDefault="00AB4DE0" w:rsidP="004E1954">
      <w:pPr>
        <w:numPr>
          <w:ilvl w:val="0"/>
          <w:numId w:val="2"/>
        </w:numPr>
      </w:pPr>
      <w:r>
        <w:t>Physical NIC</w:t>
      </w:r>
    </w:p>
    <w:p w14:paraId="0B07536E" w14:textId="77777777" w:rsidR="00AB4DE0" w:rsidRDefault="00AB4DE0" w:rsidP="004E1954">
      <w:pPr>
        <w:numPr>
          <w:ilvl w:val="1"/>
          <w:numId w:val="2"/>
        </w:numPr>
      </w:pPr>
      <w:r>
        <w:t>buffering packets in physical queues</w:t>
      </w:r>
    </w:p>
    <w:p w14:paraId="331857A3" w14:textId="77777777" w:rsidR="00AB4DE0" w:rsidRDefault="00AB4DE0" w:rsidP="004E1954">
      <w:pPr>
        <w:numPr>
          <w:ilvl w:val="1"/>
          <w:numId w:val="2"/>
        </w:numPr>
      </w:pPr>
      <w:r>
        <w:t>using DMA to transfer packets in host memory</w:t>
      </w:r>
    </w:p>
    <w:p w14:paraId="47E6D64A" w14:textId="77777777" w:rsidR="00AB4DE0" w:rsidRDefault="00AB4DE0" w:rsidP="004E1954">
      <w:pPr>
        <w:numPr>
          <w:ilvl w:val="0"/>
          <w:numId w:val="2"/>
        </w:numPr>
      </w:pPr>
      <w:r>
        <w:t>DPDK NIC abstraction with its queue representation in huge pages host memory:</w:t>
      </w:r>
    </w:p>
    <w:p w14:paraId="7DB7B90F" w14:textId="77777777" w:rsidR="00AB4DE0" w:rsidRDefault="00AB4DE0" w:rsidP="004E1954">
      <w:pPr>
        <w:numPr>
          <w:ilvl w:val="1"/>
          <w:numId w:val="2"/>
        </w:numPr>
      </w:pPr>
      <w:r>
        <w:t>descriptor rings</w:t>
      </w:r>
    </w:p>
    <w:p w14:paraId="0C436F09" w14:textId="77777777" w:rsidR="00AB4DE0" w:rsidRDefault="00AB4DE0" w:rsidP="004E1954">
      <w:pPr>
        <w:numPr>
          <w:ilvl w:val="1"/>
          <w:numId w:val="2"/>
        </w:numPr>
      </w:pPr>
      <w:r>
        <w:lastRenderedPageBreak/>
        <w:t>mbuf (to store packets)</w:t>
      </w:r>
    </w:p>
    <w:p w14:paraId="1207660B" w14:textId="77777777" w:rsidR="00AB4DE0" w:rsidRDefault="00AB4DE0" w:rsidP="004E1954">
      <w:pPr>
        <w:numPr>
          <w:ilvl w:val="0"/>
          <w:numId w:val="2"/>
        </w:numPr>
      </w:pPr>
      <w:r>
        <w:t>Linux pThread use to poll and process packets received in DPDK NIC queues.</w:t>
      </w:r>
    </w:p>
    <w:p w14:paraId="40E26932" w14:textId="1B1A1B74" w:rsidR="00AB4DE0" w:rsidRDefault="00AB4DE0" w:rsidP="004E1954">
      <w:pPr>
        <w:pStyle w:val="FirstParagraph"/>
        <w:rPr>
          <w:ins w:id="544" w:author="Patrick Ames" w:date="2020-11-05T09:55:00Z"/>
        </w:rPr>
      </w:pPr>
      <w:r>
        <w:rPr>
          <w:noProof/>
        </w:rPr>
        <w:drawing>
          <wp:inline distT="0" distB="0" distL="0" distR="0" wp14:anchorId="1A9975E9" wp14:editId="0C4D33E1">
            <wp:extent cx="5334000" cy="1846884"/>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6.emf"/>
                    <pic:cNvPicPr>
                      <a:picLocks noChangeAspect="1" noChangeArrowheads="1"/>
                    </pic:cNvPicPr>
                  </pic:nvPicPr>
                  <pic:blipFill>
                    <a:blip r:embed="rId24"/>
                    <a:stretch>
                      <a:fillRect/>
                    </a:stretch>
                  </pic:blipFill>
                  <pic:spPr bwMode="auto">
                    <a:xfrm>
                      <a:off x="0" y="0"/>
                      <a:ext cx="5334000" cy="1846884"/>
                    </a:xfrm>
                    <a:prstGeom prst="rect">
                      <a:avLst/>
                    </a:prstGeom>
                    <a:noFill/>
                    <a:ln w="9525">
                      <a:noFill/>
                      <a:headEnd/>
                      <a:tailEnd/>
                    </a:ln>
                  </pic:spPr>
                </pic:pic>
              </a:graphicData>
            </a:graphic>
          </wp:inline>
        </w:drawing>
      </w:r>
    </w:p>
    <w:p w14:paraId="22239B1E" w14:textId="6266FD02" w:rsidR="00473468" w:rsidRDefault="00473468" w:rsidP="00473468">
      <w:pPr>
        <w:rPr>
          <w:ins w:id="545" w:author="Patrick Ames" w:date="2020-11-05T09:55:00Z"/>
        </w:rPr>
      </w:pPr>
      <w:ins w:id="546" w:author="Patrick Ames" w:date="2020-11-05T09:55:00Z">
        <w:r>
          <w:t>Figure 2.13</w:t>
        </w:r>
        <w:r>
          <w:tab/>
          <w:t>Three Components of DPDK</w:t>
        </w:r>
      </w:ins>
    </w:p>
    <w:p w14:paraId="539BF9D2" w14:textId="689AD99A" w:rsidR="00473468" w:rsidRPr="00473468" w:rsidDel="00473468" w:rsidRDefault="00473468">
      <w:pPr>
        <w:pStyle w:val="BodyText"/>
        <w:rPr>
          <w:del w:id="547" w:author="Patrick Ames" w:date="2020-11-05T09:55:00Z"/>
        </w:rPr>
        <w:pPrChange w:id="548" w:author="Patrick Ames" w:date="2020-11-05T09:55:00Z">
          <w:pPr>
            <w:pStyle w:val="FirstParagraph"/>
          </w:pPr>
        </w:pPrChange>
      </w:pPr>
    </w:p>
    <w:p w14:paraId="48EA7BA7" w14:textId="771372CA" w:rsidR="00AB4DE0" w:rsidRDefault="00AB4DE0" w:rsidP="004E1954">
      <w:pPr>
        <w:pStyle w:val="Heading3"/>
      </w:pPr>
      <w:bookmarkStart w:id="549" w:name="X178bed805c0ede169cf4e6804c2cdd77a93b4aa"/>
      <w:bookmarkStart w:id="550" w:name="_Toc54881556"/>
      <w:r>
        <w:t xml:space="preserve">DPDK </w:t>
      </w:r>
      <w:del w:id="551" w:author="Patrick Ames" w:date="2020-11-05T09:55:00Z">
        <w:r w:rsidDel="00473468">
          <w:delText>overview</w:delText>
        </w:r>
      </w:del>
      <w:bookmarkEnd w:id="549"/>
      <w:bookmarkEnd w:id="550"/>
      <w:ins w:id="552" w:author="Patrick Ames" w:date="2020-11-05T09:55:00Z">
        <w:r w:rsidR="00473468">
          <w:t>Overview</w:t>
        </w:r>
      </w:ins>
    </w:p>
    <w:p w14:paraId="6696A35C" w14:textId="0EDF0823" w:rsidR="00AB4DE0" w:rsidDel="00830942" w:rsidRDefault="00AB4DE0" w:rsidP="004E1954">
      <w:pPr>
        <w:pStyle w:val="FirstParagraph"/>
        <w:rPr>
          <w:del w:id="553" w:author="Patrick Ames" w:date="2020-11-05T09:57:00Z"/>
        </w:rPr>
      </w:pPr>
      <w:del w:id="554" w:author="Patrick Ames" w:date="2020-11-05T09:56:00Z">
        <w:r w:rsidDel="00AD2AC9">
          <w:delText>Data Plane Development Kit (</w:delText>
        </w:r>
      </w:del>
      <w:r>
        <w:t>DPDK</w:t>
      </w:r>
      <w:del w:id="555" w:author="Patrick Ames" w:date="2020-11-05T09:56:00Z">
        <w:r w:rsidDel="00AD2AC9">
          <w:delText>)</w:delText>
        </w:r>
      </w:del>
      <w:r>
        <w:t xml:space="preserve"> is a set of data plane libraries and network interface controller drivers for fast packet processing, currently managed as an open-source project under the Linux Foundation.</w:t>
      </w:r>
      <w:ins w:id="556" w:author="Patrick Ames" w:date="2020-11-05T09:57:00Z">
        <w:r w:rsidR="00830942">
          <w:t xml:space="preserve"> </w:t>
        </w:r>
      </w:ins>
    </w:p>
    <w:p w14:paraId="3C05FDA1" w14:textId="5752644F" w:rsidR="00AB4DE0" w:rsidRDefault="00AB4DE0">
      <w:pPr>
        <w:pStyle w:val="FirstParagraph"/>
        <w:pPrChange w:id="557" w:author="Patrick Ames" w:date="2020-11-05T09:57:00Z">
          <w:pPr>
            <w:pStyle w:val="BodyText"/>
          </w:pPr>
        </w:pPrChange>
      </w:pPr>
      <w:r>
        <w:t>The main goal of the DPDK is to provide a simple, complete framework for fast packet processing in data plane applications.</w:t>
      </w:r>
    </w:p>
    <w:p w14:paraId="4CDFD0F8" w14:textId="405FB5AD" w:rsidR="00AB4DE0" w:rsidDel="00830942" w:rsidRDefault="00AB4DE0" w:rsidP="004E1954">
      <w:pPr>
        <w:pStyle w:val="BodyText"/>
        <w:rPr>
          <w:del w:id="558" w:author="Patrick Ames" w:date="2020-11-05T09:58:00Z"/>
        </w:rPr>
      </w:pPr>
      <w:r>
        <w:t>The framework creates a set of libraries for specific environments through the creation of an Environment Abstraction Layer (EAL), which may be specific to a mode of the Intel</w:t>
      </w:r>
      <w:del w:id="559" w:author="Patrick Ames" w:date="2020-11-05T09:58:00Z">
        <w:r w:rsidDel="00830942">
          <w:delText xml:space="preserve">® </w:delText>
        </w:r>
      </w:del>
      <w:ins w:id="560" w:author="Patrick Ames" w:date="2020-11-05T09:58:00Z">
        <w:r w:rsidR="00830942">
          <w:t xml:space="preserve"> </w:t>
        </w:r>
      </w:ins>
      <w:r>
        <w:t>architecture (32-bit or 64-bit), Linux* user space compilers or a specific platform.</w:t>
      </w:r>
      <w:ins w:id="561" w:author="Patrick Ames" w:date="2020-11-05T09:58:00Z">
        <w:r w:rsidR="00830942">
          <w:t xml:space="preserve"> </w:t>
        </w:r>
      </w:ins>
    </w:p>
    <w:p w14:paraId="41609EDF" w14:textId="77777777" w:rsidR="00AB4DE0" w:rsidRDefault="00AB4DE0" w:rsidP="004E1954">
      <w:pPr>
        <w:pStyle w:val="BodyText"/>
      </w:pPr>
      <w:r>
        <w:t>These environments are created through the use of make files and configuration files. Once the EAL library is created, the user may link with the library to create their own applications.</w:t>
      </w:r>
    </w:p>
    <w:p w14:paraId="32BBB69E" w14:textId="3D7E1540" w:rsidR="00AB4DE0" w:rsidRDefault="00AB4DE0" w:rsidP="004E1954">
      <w:pPr>
        <w:pStyle w:val="BodyText"/>
      </w:pPr>
      <w:r>
        <w:t xml:space="preserve">The DPDK implements a </w:t>
      </w:r>
      <w:del w:id="562" w:author="Patrick Ames" w:date="2020-11-05T10:07:00Z">
        <w:r w:rsidDel="00390BEC">
          <w:delText>"</w:delText>
        </w:r>
      </w:del>
      <w:ins w:id="563" w:author="Patrick Ames" w:date="2020-11-05T10:07:00Z">
        <w:r w:rsidR="00390BEC">
          <w:t>“</w:t>
        </w:r>
      </w:ins>
      <w:r>
        <w:t>run to completion model</w:t>
      </w:r>
      <w:del w:id="564" w:author="Patrick Ames" w:date="2020-11-05T10:07:00Z">
        <w:r w:rsidDel="00390BEC">
          <w:delText xml:space="preserve">" </w:delText>
        </w:r>
      </w:del>
      <w:ins w:id="565" w:author="Patrick Ames" w:date="2020-11-05T10:07:00Z">
        <w:r w:rsidR="00390BEC">
          <w:t xml:space="preserve">” </w:t>
        </w:r>
      </w:ins>
      <w:r>
        <w:t xml:space="preserve">for packet processing, where all resources must be allocated prior to calling </w:t>
      </w:r>
      <w:del w:id="566" w:author="Patrick Ames" w:date="2020-11-05T10:26:00Z">
        <w:r w:rsidDel="00362C2E">
          <w:delText xml:space="preserve">Data </w:delText>
        </w:r>
      </w:del>
      <w:ins w:id="567" w:author="Patrick Ames" w:date="2020-11-05T10:26:00Z">
        <w:r w:rsidR="00362C2E">
          <w:t xml:space="preserve">data </w:t>
        </w:r>
      </w:ins>
      <w:del w:id="568" w:author="Patrick Ames" w:date="2020-11-05T10:27:00Z">
        <w:r w:rsidDel="00362C2E">
          <w:delText xml:space="preserve">Plane </w:delText>
        </w:r>
      </w:del>
      <w:ins w:id="569" w:author="Patrick Ames" w:date="2020-11-05T10:27:00Z">
        <w:r w:rsidR="00362C2E">
          <w:t xml:space="preserve">plane </w:t>
        </w:r>
      </w:ins>
      <w:r>
        <w:t>applications, running as execution units on logical processing cores.</w:t>
      </w:r>
    </w:p>
    <w:p w14:paraId="66598A90" w14:textId="77777777" w:rsidR="00AB4DE0" w:rsidRDefault="00AB4DE0" w:rsidP="004E1954">
      <w:pPr>
        <w:pStyle w:val="BodyText"/>
      </w:pPr>
      <w:r>
        <w:t>The model does not support a scheduler and all devices are accessed by polling. The primary reason for not using interrupts is the performance overhead imposed by interrupt processing.</w:t>
      </w:r>
    </w:p>
    <w:p w14:paraId="142594E0" w14:textId="415D7CB3" w:rsidR="00AB4DE0" w:rsidRDefault="00AB4DE0" w:rsidP="004E1954">
      <w:pPr>
        <w:pStyle w:val="BodyText"/>
      </w:pPr>
      <w:r>
        <w:t>For more information please refer to dpdk.org documents</w:t>
      </w:r>
      <w:ins w:id="570" w:author="Patrick Ames" w:date="2020-11-05T10:35:00Z">
        <w:r w:rsidR="00362C2E">
          <w:t xml:space="preserve">: </w:t>
        </w:r>
      </w:ins>
      <w:del w:id="571" w:author="Patrick Ames" w:date="2020-11-05T10:35:00Z">
        <w:r w:rsidDel="00362C2E">
          <w:delText xml:space="preserve"> </w:delText>
        </w:r>
      </w:del>
      <w:ins w:id="572" w:author="Patrick Ames" w:date="2020-11-05T10:36:00Z">
        <w:r w:rsidR="00362C2E">
          <w:fldChar w:fldCharType="begin"/>
        </w:r>
        <w:r w:rsidR="00362C2E">
          <w:instrText xml:space="preserve"> HYPERLINK "</w:instrText>
        </w:r>
      </w:ins>
      <w:r w:rsidR="00362C2E" w:rsidRPr="00362C2E">
        <w:rPr>
          <w:rPrChange w:id="573" w:author="Patrick Ames" w:date="2020-11-05T10:36:00Z">
            <w:rPr>
              <w:rStyle w:val="Hyperlink"/>
            </w:rPr>
          </w:rPrChange>
        </w:rPr>
        <w:instrText>http://dpdk.org/doc/guides/prog_guide/index.html</w:instrText>
      </w:r>
      <w:ins w:id="574" w:author="Patrick Ames" w:date="2020-11-05T10:36:00Z">
        <w:r w:rsidR="00362C2E">
          <w:instrText xml:space="preserve">" </w:instrText>
        </w:r>
        <w:r w:rsidR="00362C2E">
          <w:fldChar w:fldCharType="separate"/>
        </w:r>
      </w:ins>
      <w:r w:rsidR="00362C2E" w:rsidRPr="00362C2E">
        <w:rPr>
          <w:rStyle w:val="Hyperlink"/>
        </w:rPr>
        <w:t>http://dpdk.org/doc/guides/prog_guide</w:t>
      </w:r>
      <w:r w:rsidR="00362C2E" w:rsidRPr="00886A60">
        <w:rPr>
          <w:rStyle w:val="Hyperlink"/>
        </w:rPr>
        <w:t>/index.html</w:t>
      </w:r>
      <w:ins w:id="575" w:author="Patrick Ames" w:date="2020-11-05T10:36:00Z">
        <w:r w:rsidR="00362C2E">
          <w:fldChar w:fldCharType="end"/>
        </w:r>
      </w:ins>
    </w:p>
    <w:p w14:paraId="00CD11B2" w14:textId="3F3CDFA2" w:rsidR="00AB4DE0" w:rsidRDefault="00AB4DE0" w:rsidP="004E1954">
      <w:pPr>
        <w:pStyle w:val="Heading3"/>
      </w:pPr>
      <w:bookmarkStart w:id="576" w:name="X840b9d9177c0cd4acc5ad1eb103d4ea8123cb3c"/>
      <w:bookmarkStart w:id="577" w:name="_Toc54881557"/>
      <w:r>
        <w:t xml:space="preserve">DPDK </w:t>
      </w:r>
      <w:del w:id="578" w:author="Patrick Ames" w:date="2020-11-05T10:28:00Z">
        <w:r w:rsidDel="00362C2E">
          <w:delText xml:space="preserve">software </w:delText>
        </w:r>
      </w:del>
      <w:ins w:id="579" w:author="Patrick Ames" w:date="2020-11-05T10:28:00Z">
        <w:r w:rsidR="00362C2E">
          <w:t xml:space="preserve">Software </w:t>
        </w:r>
      </w:ins>
      <w:del w:id="580" w:author="Patrick Ames" w:date="2020-11-05T10:28:00Z">
        <w:r w:rsidDel="00362C2E">
          <w:delText>architecture</w:delText>
        </w:r>
      </w:del>
      <w:bookmarkEnd w:id="576"/>
      <w:bookmarkEnd w:id="577"/>
      <w:ins w:id="581" w:author="Patrick Ames" w:date="2020-11-05T10:28:00Z">
        <w:r w:rsidR="00362C2E">
          <w:t>Architecture</w:t>
        </w:r>
      </w:ins>
    </w:p>
    <w:p w14:paraId="562C959B" w14:textId="46F19FF0" w:rsidR="00AB4DE0" w:rsidRDefault="00AB4DE0" w:rsidP="004E1954">
      <w:pPr>
        <w:pStyle w:val="FirstParagraph"/>
      </w:pPr>
      <w:r>
        <w:t xml:space="preserve">DPDK is a set of programing libraries that can be used to create an application that needs to process network packets at a high speed. DPDK </w:t>
      </w:r>
      <w:del w:id="582" w:author="Patrick Ames" w:date="2020-11-05T10:38:00Z">
        <w:r w:rsidDel="00886A60">
          <w:delText>is proposing following</w:delText>
        </w:r>
      </w:del>
      <w:ins w:id="583" w:author="Patrick Ames" w:date="2020-11-05T10:38:00Z">
        <w:r w:rsidR="00886A60">
          <w:t xml:space="preserve">has the </w:t>
        </w:r>
      </w:ins>
      <w:ins w:id="584" w:author="Patrick Ames" w:date="2020-11-05T10:39:00Z">
        <w:r w:rsidR="00886A60">
          <w:t>following</w:t>
        </w:r>
      </w:ins>
      <w:r>
        <w:t xml:space="preserve"> functions:</w:t>
      </w:r>
    </w:p>
    <w:p w14:paraId="07744124" w14:textId="77777777" w:rsidR="00AB4DE0" w:rsidRDefault="00AB4DE0" w:rsidP="004E1954">
      <w:pPr>
        <w:numPr>
          <w:ilvl w:val="0"/>
          <w:numId w:val="2"/>
        </w:numPr>
      </w:pPr>
      <w:r>
        <w:t>A queue manager implements lockless queues</w:t>
      </w:r>
    </w:p>
    <w:p w14:paraId="11F3BB40" w14:textId="77777777" w:rsidR="00AB4DE0" w:rsidRDefault="00AB4DE0" w:rsidP="004E1954">
      <w:pPr>
        <w:numPr>
          <w:ilvl w:val="0"/>
          <w:numId w:val="2"/>
        </w:numPr>
      </w:pPr>
      <w:r>
        <w:t>A buffer manager pre-allocates fixed size buffers</w:t>
      </w:r>
    </w:p>
    <w:p w14:paraId="4E63506E" w14:textId="77777777" w:rsidR="00AB4DE0" w:rsidRDefault="00AB4DE0" w:rsidP="004E1954">
      <w:pPr>
        <w:numPr>
          <w:ilvl w:val="0"/>
          <w:numId w:val="2"/>
        </w:numPr>
      </w:pPr>
      <w:r>
        <w:lastRenderedPageBreak/>
        <w:t>A memory manager allocates pools of objects in memory and uses a ring to store free objects</w:t>
      </w:r>
    </w:p>
    <w:p w14:paraId="53115F0E" w14:textId="77777777" w:rsidR="00AB4DE0" w:rsidRDefault="00AB4DE0" w:rsidP="004E1954">
      <w:pPr>
        <w:numPr>
          <w:ilvl w:val="0"/>
          <w:numId w:val="2"/>
        </w:numPr>
      </w:pPr>
      <w:r>
        <w:t>Poll mode drivers (PMD) are designed to work without asynchronous notifications, reducing overhead</w:t>
      </w:r>
    </w:p>
    <w:p w14:paraId="5C7886C8" w14:textId="77777777" w:rsidR="00AB4DE0" w:rsidRDefault="00AB4DE0" w:rsidP="004E1954">
      <w:pPr>
        <w:numPr>
          <w:ilvl w:val="0"/>
          <w:numId w:val="2"/>
        </w:numPr>
      </w:pPr>
      <w:r>
        <w:t>A packet framework made up of a set of libraries that are helpers to develop packet processing</w:t>
      </w:r>
    </w:p>
    <w:p w14:paraId="16D799AD" w14:textId="67727552" w:rsidR="00AB4DE0" w:rsidRDefault="00AB4DE0" w:rsidP="004E1954">
      <w:pPr>
        <w:pStyle w:val="FirstParagraph"/>
      </w:pPr>
      <w:r>
        <w:t xml:space="preserve">In order to reduce </w:t>
      </w:r>
      <w:ins w:id="585" w:author="Patrick Ames" w:date="2020-11-05T13:23:00Z">
        <w:r w:rsidR="0097196B">
          <w:t xml:space="preserve">the </w:t>
        </w:r>
      </w:ins>
      <w:r>
        <w:t>Linux user to kernel space context switching</w:t>
      </w:r>
      <w:ins w:id="586" w:author="Patrick Ames" w:date="2020-11-05T10:48:00Z">
        <w:r w:rsidR="00383D2A">
          <w:t>,</w:t>
        </w:r>
      </w:ins>
      <w:r>
        <w:t xml:space="preserve"> all these functions are made available by DPDK in</w:t>
      </w:r>
      <w:ins w:id="587" w:author="Patrick Ames" w:date="2020-11-05T13:23:00Z">
        <w:r w:rsidR="0097196B">
          <w:t xml:space="preserve"> </w:t>
        </w:r>
      </w:ins>
      <w:r>
        <w:t>to the user space where applications are running. User applications using DPDK libraries have a direct access to the NIC cards, without passing through a NIC Kernel driver as it is required when DPDK is not used.</w:t>
      </w:r>
    </w:p>
    <w:tbl>
      <w:tblPr>
        <w:tblW w:w="5000" w:type="pct"/>
        <w:tblLook w:val="07C0" w:firstRow="0" w:lastRow="1" w:firstColumn="1" w:lastColumn="1" w:noHBand="1" w:noVBand="1"/>
      </w:tblPr>
      <w:tblGrid>
        <w:gridCol w:w="4476"/>
        <w:gridCol w:w="4930"/>
      </w:tblGrid>
      <w:tr w:rsidR="00AB4DE0" w14:paraId="60C4FF24" w14:textId="77777777" w:rsidTr="00AB4DE0">
        <w:tc>
          <w:tcPr>
            <w:tcW w:w="0" w:type="auto"/>
          </w:tcPr>
          <w:p w14:paraId="682F2E5A" w14:textId="77777777" w:rsidR="00AB4DE0" w:rsidRDefault="00AB4DE0" w:rsidP="004E1954">
            <w:r>
              <w:t>Regular Network Application</w:t>
            </w:r>
          </w:p>
          <w:p w14:paraId="75122ED9" w14:textId="77777777" w:rsidR="00AB4DE0" w:rsidRDefault="00AB4DE0" w:rsidP="004E1954">
            <w:pPr>
              <w:pStyle w:val="Compact"/>
            </w:pPr>
            <w:r>
              <w:t>image</w:t>
            </w:r>
          </w:p>
        </w:tc>
        <w:tc>
          <w:tcPr>
            <w:tcW w:w="0" w:type="auto"/>
          </w:tcPr>
          <w:p w14:paraId="559C3A36" w14:textId="77777777" w:rsidR="00AB4DE0" w:rsidRDefault="00AB4DE0" w:rsidP="004E1954">
            <w:r>
              <w:t>Network Application with DPDK</w:t>
            </w:r>
          </w:p>
          <w:p w14:paraId="6571FB5D" w14:textId="77777777" w:rsidR="00AB4DE0" w:rsidRDefault="00AB4DE0" w:rsidP="004E1954">
            <w:pPr>
              <w:pStyle w:val="Compact"/>
            </w:pPr>
            <w:r>
              <w:t>image</w:t>
            </w:r>
          </w:p>
        </w:tc>
      </w:tr>
    </w:tbl>
    <w:p w14:paraId="3622895E" w14:textId="5223BEE4" w:rsidR="0097196B" w:rsidRDefault="0097196B" w:rsidP="004E1954">
      <w:pPr>
        <w:pStyle w:val="BodyText"/>
        <w:rPr>
          <w:ins w:id="588" w:author="Patrick Ames" w:date="2020-11-05T13:24:00Z"/>
        </w:rPr>
      </w:pPr>
      <w:ins w:id="589" w:author="Patrick Ames" w:date="2020-11-05T13:24:00Z">
        <w:r>
          <w:t>Figure 2.14</w:t>
        </w:r>
        <w:r>
          <w:tab/>
          <w:t>This Image is Missing??????</w:t>
        </w:r>
      </w:ins>
    </w:p>
    <w:p w14:paraId="007CF88D" w14:textId="6BD771E2" w:rsidR="00AB4DE0" w:rsidRDefault="00AB4DE0" w:rsidP="004E1954">
      <w:pPr>
        <w:pStyle w:val="BodyText"/>
      </w:pPr>
      <w:r>
        <w:t xml:space="preserve">DPDK </w:t>
      </w:r>
      <w:del w:id="590" w:author="Patrick Ames" w:date="2020-11-05T13:24:00Z">
        <w:r w:rsidDel="0097196B">
          <w:delText>is allowing</w:delText>
        </w:r>
      </w:del>
      <w:ins w:id="591" w:author="Patrick Ames" w:date="2020-11-05T13:24:00Z">
        <w:r w:rsidR="0097196B">
          <w:t>allows you</w:t>
        </w:r>
      </w:ins>
      <w:r>
        <w:t xml:space="preserve"> to build user-space multi-thread network application</w:t>
      </w:r>
      <w:ins w:id="592" w:author="Patrick Ames" w:date="2020-11-05T13:24:00Z">
        <w:r w:rsidR="0097196B">
          <w:t>s</w:t>
        </w:r>
      </w:ins>
      <w:r>
        <w:t xml:space="preserve"> using the POSIX thread (pthread) library.</w:t>
      </w:r>
    </w:p>
    <w:p w14:paraId="5557DEFC" w14:textId="77777777" w:rsidR="00AB4DE0" w:rsidRDefault="00AB4DE0" w:rsidP="004E1954">
      <w:pPr>
        <w:pStyle w:val="BodyText"/>
      </w:pPr>
      <w:r>
        <w:t>DPDK is a framework which is made of several libraries:</w:t>
      </w:r>
    </w:p>
    <w:p w14:paraId="2712585E" w14:textId="77777777" w:rsidR="00AB4DE0" w:rsidRDefault="00AB4DE0" w:rsidP="004E1954">
      <w:pPr>
        <w:numPr>
          <w:ilvl w:val="0"/>
          <w:numId w:val="2"/>
        </w:numPr>
      </w:pPr>
      <w:r>
        <w:t>Environment Abstraction Layer (EAL)</w:t>
      </w:r>
    </w:p>
    <w:p w14:paraId="05D4E5E5" w14:textId="77777777" w:rsidR="00AB4DE0" w:rsidRDefault="00AB4DE0" w:rsidP="004E1954">
      <w:pPr>
        <w:numPr>
          <w:ilvl w:val="0"/>
          <w:numId w:val="2"/>
        </w:numPr>
      </w:pPr>
      <w:r>
        <w:t>Ethernet Devices Abstraction (ethdev)</w:t>
      </w:r>
    </w:p>
    <w:p w14:paraId="53842A34" w14:textId="77777777" w:rsidR="00AB4DE0" w:rsidRDefault="00AB4DE0" w:rsidP="004E1954">
      <w:pPr>
        <w:numPr>
          <w:ilvl w:val="0"/>
          <w:numId w:val="2"/>
        </w:numPr>
      </w:pPr>
      <w:r>
        <w:t>Queue Management (rte_ring)</w:t>
      </w:r>
    </w:p>
    <w:p w14:paraId="1053E695" w14:textId="77777777" w:rsidR="00AB4DE0" w:rsidRDefault="00AB4DE0" w:rsidP="004E1954">
      <w:pPr>
        <w:numPr>
          <w:ilvl w:val="0"/>
          <w:numId w:val="2"/>
        </w:numPr>
      </w:pPr>
      <w:r>
        <w:t>Memory Pool Management (rte_mempool)</w:t>
      </w:r>
    </w:p>
    <w:p w14:paraId="7DC1A5DC" w14:textId="77777777" w:rsidR="00AB4DE0" w:rsidRDefault="00AB4DE0" w:rsidP="004E1954">
      <w:pPr>
        <w:numPr>
          <w:ilvl w:val="0"/>
          <w:numId w:val="2"/>
        </w:numPr>
      </w:pPr>
      <w:r>
        <w:t>Buffer Management (rte_mbuf)</w:t>
      </w:r>
    </w:p>
    <w:p w14:paraId="0904F0EC" w14:textId="77777777" w:rsidR="00AB4DE0" w:rsidRDefault="00AB4DE0" w:rsidP="004E1954">
      <w:pPr>
        <w:numPr>
          <w:ilvl w:val="0"/>
          <w:numId w:val="2"/>
        </w:numPr>
      </w:pPr>
      <w:r>
        <w:t>Timer Manager (librte_timer)</w:t>
      </w:r>
    </w:p>
    <w:p w14:paraId="1D9B34ED" w14:textId="77777777" w:rsidR="00AB4DE0" w:rsidRDefault="00AB4DE0" w:rsidP="004E1954">
      <w:pPr>
        <w:numPr>
          <w:ilvl w:val="0"/>
          <w:numId w:val="2"/>
        </w:numPr>
      </w:pPr>
      <w:r>
        <w:t>Ethernet Poll Mode Driver (PMD)</w:t>
      </w:r>
    </w:p>
    <w:p w14:paraId="664A1B7F" w14:textId="77777777" w:rsidR="00AB4DE0" w:rsidRDefault="00AB4DE0" w:rsidP="004E1954">
      <w:pPr>
        <w:numPr>
          <w:ilvl w:val="0"/>
          <w:numId w:val="2"/>
        </w:numPr>
      </w:pPr>
      <w:r>
        <w:t>Packet Forwarding Algorithm made up of Hash (librte_hash) and Longest Prefix Match (LPM,librte_lpm) libraries</w:t>
      </w:r>
    </w:p>
    <w:p w14:paraId="440DC834" w14:textId="77777777" w:rsidR="00AB4DE0" w:rsidRDefault="00AB4DE0" w:rsidP="004E1954">
      <w:pPr>
        <w:numPr>
          <w:ilvl w:val="0"/>
          <w:numId w:val="2"/>
        </w:numPr>
      </w:pPr>
      <w:r>
        <w:t>IP protocol functions (librte_net)</w:t>
      </w:r>
    </w:p>
    <w:p w14:paraId="5FC65066" w14:textId="2794E90D" w:rsidR="00AB4DE0" w:rsidRDefault="00AB4DE0" w:rsidP="004E1954">
      <w:pPr>
        <w:pStyle w:val="FirstParagraph"/>
      </w:pPr>
      <w:del w:id="593" w:author="Patrick Ames" w:date="2020-11-05T13:25:00Z">
        <w:r w:rsidDel="0097196B">
          <w:delText xml:space="preserve">Ethdev </w:delText>
        </w:r>
      </w:del>
      <w:ins w:id="594" w:author="Patrick Ames" w:date="2020-11-05T13:25:00Z">
        <w:r w:rsidR="0097196B">
          <w:t xml:space="preserve">The ethdev </w:t>
        </w:r>
      </w:ins>
      <w:r>
        <w:t>library exposes APIs to use the networking functions of DPDK NIC devices. The bottom half part of ethdev is implemented by NIC PMD drivers. Thus some features may not be implemented.</w:t>
      </w:r>
    </w:p>
    <w:p w14:paraId="56074D44" w14:textId="049A2197" w:rsidR="00AB4DE0" w:rsidRDefault="00AB4DE0" w:rsidP="004E1954">
      <w:pPr>
        <w:pStyle w:val="BodyText"/>
      </w:pPr>
      <w:r>
        <w:t xml:space="preserve">Poll Mode </w:t>
      </w:r>
      <w:del w:id="595" w:author="Patrick Ames" w:date="2020-11-05T13:25:00Z">
        <w:r w:rsidDel="0097196B">
          <w:delText>e</w:delText>
        </w:r>
      </w:del>
      <w:ins w:id="596" w:author="Patrick Ames" w:date="2020-11-05T13:25:00Z">
        <w:r w:rsidR="0097196B">
          <w:t>E</w:t>
        </w:r>
      </w:ins>
      <w:r>
        <w:t>thernet Drivers (PMDs) are a key component for DPDK. These PMDs by</w:t>
      </w:r>
      <w:del w:id="597" w:author="Patrick Ames" w:date="2020-11-05T13:26:00Z">
        <w:r w:rsidDel="0097196B">
          <w:delText>-</w:delText>
        </w:r>
      </w:del>
      <w:r>
        <w:t xml:space="preserve">pass the kernel and </w:t>
      </w:r>
      <w:del w:id="598" w:author="Patrick Ames" w:date="2020-11-05T13:26:00Z">
        <w:r w:rsidDel="0097196B">
          <w:delText xml:space="preserve">are </w:delText>
        </w:r>
      </w:del>
      <w:r>
        <w:t>provid</w:t>
      </w:r>
      <w:del w:id="599" w:author="Patrick Ames" w:date="2020-11-05T13:26:00Z">
        <w:r w:rsidDel="0097196B">
          <w:delText>ing</w:delText>
        </w:r>
      </w:del>
      <w:ins w:id="600" w:author="Patrick Ames" w:date="2020-11-05T13:26:00Z">
        <w:r w:rsidR="0097196B">
          <w:t>e</w:t>
        </w:r>
      </w:ins>
      <w:del w:id="601" w:author="Patrick Ames" w:date="2020-11-05T13:26:00Z">
        <w:r w:rsidDel="0097196B">
          <w:delText xml:space="preserve"> a</w:delText>
        </w:r>
      </w:del>
      <w:r>
        <w:t xml:space="preserve"> direct access to the Network Interface Cards (NIC) used with DPDK.</w:t>
      </w:r>
    </w:p>
    <w:p w14:paraId="712C1F56" w14:textId="4CD5CB5E" w:rsidR="00AB4DE0" w:rsidRDefault="00AB4DE0" w:rsidP="004E1954">
      <w:pPr>
        <w:pStyle w:val="BodyText"/>
      </w:pPr>
      <w:r>
        <w:lastRenderedPageBreak/>
        <w:t xml:space="preserve">Linux user space device enablers (UIO or VFIO) are provided by </w:t>
      </w:r>
      <w:ins w:id="602" w:author="Patrick Ames" w:date="2020-11-05T13:28:00Z">
        <w:r w:rsidR="0097196B">
          <w:t xml:space="preserve">the </w:t>
        </w:r>
      </w:ins>
      <w:r>
        <w:t xml:space="preserve">Linux Kernel and are required to run DPDK. They are allowing </w:t>
      </w:r>
      <w:ins w:id="603" w:author="Patrick Ames" w:date="2020-11-05T13:29:00Z">
        <w:r w:rsidR="0097196B">
          <w:t xml:space="preserve">PCI devices </w:t>
        </w:r>
      </w:ins>
      <w:r>
        <w:t xml:space="preserve">to discover and expose </w:t>
      </w:r>
      <w:del w:id="604" w:author="Patrick Ames" w:date="2020-11-05T13:29:00Z">
        <w:r w:rsidDel="0097196B">
          <w:delText xml:space="preserve">PCI devices </w:delText>
        </w:r>
      </w:del>
      <w:r>
        <w:t xml:space="preserve">information and address space through the </w:t>
      </w:r>
      <w:r>
        <w:rPr>
          <w:rStyle w:val="VerbatimChar"/>
        </w:rPr>
        <w:t>/sys</w:t>
      </w:r>
      <w:r>
        <w:t xml:space="preserve"> directory tree.</w:t>
      </w:r>
    </w:p>
    <w:p w14:paraId="44BB2D30" w14:textId="5BC64E6C" w:rsidR="00AB4DE0" w:rsidRDefault="00AB4DE0" w:rsidP="004E1954">
      <w:pPr>
        <w:pStyle w:val="BodyText"/>
      </w:pPr>
      <w:r>
        <w:t xml:space="preserve">DPDK libraries </w:t>
      </w:r>
      <w:ins w:id="605" w:author="Patrick Ames" w:date="2020-11-05T13:30:00Z">
        <w:r w:rsidR="0097196B">
          <w:t xml:space="preserve">(See Figure 2.14) </w:t>
        </w:r>
      </w:ins>
      <w:r>
        <w:t>are allowing kernel-bypass application development:</w:t>
      </w:r>
    </w:p>
    <w:p w14:paraId="5BC16985" w14:textId="77777777" w:rsidR="00AB4DE0" w:rsidRDefault="00AB4DE0" w:rsidP="004E1954">
      <w:pPr>
        <w:numPr>
          <w:ilvl w:val="0"/>
          <w:numId w:val="2"/>
        </w:numPr>
      </w:pPr>
      <w:r>
        <w:t>probing for PCI devices (attached via a Linux user space device enabler),</w:t>
      </w:r>
    </w:p>
    <w:p w14:paraId="25FA006A" w14:textId="77777777" w:rsidR="00AB4DE0" w:rsidRDefault="00AB4DE0" w:rsidP="004E1954">
      <w:pPr>
        <w:numPr>
          <w:ilvl w:val="0"/>
          <w:numId w:val="2"/>
        </w:numPr>
      </w:pPr>
      <w:r>
        <w:t>huge-page memory allocation,</w:t>
      </w:r>
    </w:p>
    <w:p w14:paraId="02EEA7F8" w14:textId="77777777" w:rsidR="00AB4DE0" w:rsidRDefault="00AB4DE0" w:rsidP="004E1954">
      <w:pPr>
        <w:numPr>
          <w:ilvl w:val="0"/>
          <w:numId w:val="2"/>
        </w:numPr>
      </w:pPr>
      <w:r>
        <w:t>data structures geared toward polled-mode message-passing applications:</w:t>
      </w:r>
    </w:p>
    <w:p w14:paraId="18AE972F" w14:textId="77777777" w:rsidR="00AB4DE0" w:rsidRDefault="00AB4DE0" w:rsidP="004E1954">
      <w:pPr>
        <w:numPr>
          <w:ilvl w:val="1"/>
          <w:numId w:val="2"/>
        </w:numPr>
      </w:pPr>
      <w:r>
        <w:t>such as lockless rings</w:t>
      </w:r>
    </w:p>
    <w:p w14:paraId="7CEAA17E" w14:textId="77777777" w:rsidR="00AB4DE0" w:rsidRDefault="00AB4DE0" w:rsidP="004E1954">
      <w:pPr>
        <w:numPr>
          <w:ilvl w:val="1"/>
          <w:numId w:val="2"/>
        </w:numPr>
      </w:pPr>
      <w:r>
        <w:t>memory buffer pools with per-core caches.</w:t>
      </w:r>
    </w:p>
    <w:p w14:paraId="50425130" w14:textId="61BB6092" w:rsidR="00AB4DE0" w:rsidDel="0097196B" w:rsidRDefault="00AB4DE0" w:rsidP="004E1954">
      <w:pPr>
        <w:pStyle w:val="FirstParagraph"/>
        <w:rPr>
          <w:del w:id="606" w:author="Patrick Ames" w:date="2020-11-05T13:32:00Z"/>
        </w:rPr>
      </w:pPr>
      <w:del w:id="607" w:author="Patrick Ames" w:date="2020-11-05T13:30:00Z">
        <w:r w:rsidDel="0097196B">
          <w:delText>The diagram below is providing an overview of DPDK libraries.</w:delText>
        </w:r>
      </w:del>
    </w:p>
    <w:p w14:paraId="1B31865E" w14:textId="47C61025" w:rsidR="00AB4DE0" w:rsidRDefault="00AB4DE0" w:rsidP="004E1954">
      <w:pPr>
        <w:pStyle w:val="BodyText"/>
        <w:rPr>
          <w:ins w:id="608" w:author="Patrick Ames" w:date="2020-11-05T13:29:00Z"/>
        </w:rPr>
      </w:pPr>
      <w:r>
        <w:rPr>
          <w:noProof/>
        </w:rPr>
        <w:drawing>
          <wp:inline distT="0" distB="0" distL="0" distR="0" wp14:anchorId="08CBF61D" wp14:editId="13AD72EE">
            <wp:extent cx="5334000" cy="4694017"/>
            <wp:effectExtent l="0" t="0" r="0" b="0"/>
            <wp:docPr id="6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9.emf"/>
                    <pic:cNvPicPr>
                      <a:picLocks noChangeAspect="1" noChangeArrowheads="1"/>
                    </pic:cNvPicPr>
                  </pic:nvPicPr>
                  <pic:blipFill>
                    <a:blip r:embed="rId25"/>
                    <a:stretch>
                      <a:fillRect/>
                    </a:stretch>
                  </pic:blipFill>
                  <pic:spPr bwMode="auto">
                    <a:xfrm>
                      <a:off x="0" y="0"/>
                      <a:ext cx="5334000" cy="4694017"/>
                    </a:xfrm>
                    <a:prstGeom prst="rect">
                      <a:avLst/>
                    </a:prstGeom>
                    <a:noFill/>
                    <a:ln w="9525">
                      <a:noFill/>
                      <a:headEnd/>
                      <a:tailEnd/>
                    </a:ln>
                  </pic:spPr>
                </pic:pic>
              </a:graphicData>
            </a:graphic>
          </wp:inline>
        </w:drawing>
      </w:r>
    </w:p>
    <w:p w14:paraId="30F432DF" w14:textId="3509C456" w:rsidR="0097196B" w:rsidRDefault="0097196B" w:rsidP="0097196B">
      <w:pPr>
        <w:pStyle w:val="BodyText"/>
        <w:rPr>
          <w:ins w:id="609" w:author="Patrick Ames" w:date="2020-11-05T13:29:00Z"/>
        </w:rPr>
      </w:pPr>
      <w:ins w:id="610" w:author="Patrick Ames" w:date="2020-11-05T13:29:00Z">
        <w:r>
          <w:t>Figure 2.14</w:t>
        </w:r>
        <w:r>
          <w:tab/>
        </w:r>
      </w:ins>
      <w:ins w:id="611" w:author="Patrick Ames" w:date="2020-11-05T13:30:00Z">
        <w:r>
          <w:t>Overview of DPDK Libraries.</w:t>
        </w:r>
      </w:ins>
    </w:p>
    <w:p w14:paraId="14663B0E" w14:textId="6C74AAFC" w:rsidR="0097196B" w:rsidDel="0097196B" w:rsidRDefault="0097196B" w:rsidP="004E1954">
      <w:pPr>
        <w:pStyle w:val="BodyText"/>
        <w:rPr>
          <w:del w:id="612" w:author="Patrick Ames" w:date="2020-11-05T13:32:00Z"/>
        </w:rPr>
      </w:pPr>
    </w:p>
    <w:p w14:paraId="55FC7527" w14:textId="482B6FB5" w:rsidR="00AB4DE0" w:rsidRDefault="00AB4DE0" w:rsidP="004E1954">
      <w:pPr>
        <w:pStyle w:val="BodyText"/>
      </w:pPr>
      <w:r>
        <w:t xml:space="preserve">Only </w:t>
      </w:r>
      <w:ins w:id="613" w:author="Patrick Ames" w:date="2020-11-05T13:32:00Z">
        <w:r w:rsidR="0097196B">
          <w:t xml:space="preserve">a </w:t>
        </w:r>
      </w:ins>
      <w:r>
        <w:t>few libraries have been described in this diagram: Set of libraries is enriched at each new DPDK release (</w:t>
      </w:r>
      <w:ins w:id="614" w:author="Patrick Ames" w:date="2020-11-05T13:32:00Z">
        <w:r w:rsidR="0097196B">
          <w:t xml:space="preserve"> see</w:t>
        </w:r>
      </w:ins>
      <w:ins w:id="615" w:author="Patrick Ames" w:date="2020-11-05T13:33:00Z">
        <w:r w:rsidR="0097196B">
          <w:t xml:space="preserve"> </w:t>
        </w:r>
        <w:r w:rsidR="0097196B">
          <w:fldChar w:fldCharType="begin"/>
        </w:r>
        <w:r w:rsidR="0097196B">
          <w:instrText xml:space="preserve"> HYPERLINK "https://www.dpdk.org/" </w:instrText>
        </w:r>
        <w:r w:rsidR="0097196B">
          <w:fldChar w:fldCharType="separate"/>
        </w:r>
        <w:del w:id="616" w:author="Patrick Ames" w:date="2020-11-05T13:32:00Z">
          <w:r w:rsidRPr="0097196B" w:rsidDel="0097196B">
            <w:rPr>
              <w:rStyle w:val="Hyperlink"/>
            </w:rPr>
            <w:delText xml:space="preserve">cf: </w:delText>
          </w:r>
        </w:del>
        <w:r w:rsidRPr="0097196B">
          <w:rPr>
            <w:rStyle w:val="Hyperlink"/>
          </w:rPr>
          <w:t>https://www.dpdk.org/</w:t>
        </w:r>
        <w:r w:rsidR="0097196B">
          <w:fldChar w:fldCharType="end"/>
        </w:r>
      </w:ins>
      <w:r>
        <w:t>).</w:t>
      </w:r>
    </w:p>
    <w:p w14:paraId="51272B10" w14:textId="77777777" w:rsidR="00AB4DE0" w:rsidRDefault="00AB4DE0" w:rsidP="004E1954">
      <w:pPr>
        <w:pStyle w:val="Heading3"/>
      </w:pPr>
      <w:bookmarkStart w:id="617" w:name="Xa172a029053f04df844e7587e67d693f846b8af"/>
      <w:bookmarkStart w:id="618" w:name="_Toc54881558"/>
      <w:r>
        <w:lastRenderedPageBreak/>
        <w:t>DPDK Environment Abstraction Layer</w:t>
      </w:r>
      <w:bookmarkEnd w:id="617"/>
      <w:bookmarkEnd w:id="618"/>
    </w:p>
    <w:p w14:paraId="66ABF31B" w14:textId="376EAD4D" w:rsidR="00AB4DE0" w:rsidRDefault="00AB4DE0" w:rsidP="004E1954">
      <w:pPr>
        <w:pStyle w:val="FirstParagraph"/>
      </w:pPr>
      <w:r>
        <w:t xml:space="preserve">The Environment Abstraction Layer (EAL) is responsible </w:t>
      </w:r>
      <w:del w:id="619" w:author="Patrick Ames" w:date="2020-11-05T13:35:00Z">
        <w:r w:rsidDel="00BA10FF">
          <w:delText xml:space="preserve">to </w:delText>
        </w:r>
      </w:del>
      <w:ins w:id="620" w:author="Patrick Ames" w:date="2020-11-05T13:35:00Z">
        <w:r w:rsidR="00BA10FF">
          <w:t xml:space="preserve">for </w:t>
        </w:r>
      </w:ins>
      <w:del w:id="621" w:author="Patrick Ames" w:date="2020-11-05T13:35:00Z">
        <w:r w:rsidDel="00BA10FF">
          <w:delText xml:space="preserve">provide </w:delText>
        </w:r>
      </w:del>
      <w:ins w:id="622" w:author="Patrick Ames" w:date="2020-11-05T13:35:00Z">
        <w:r w:rsidR="00BA10FF">
          <w:t xml:space="preserve">providing </w:t>
        </w:r>
      </w:ins>
      <w:r>
        <w:t xml:space="preserve">access to low-level resources such as hardware and memory space. It provides a generic interface that hides the environment specifics from the applications and libraries. The EAL performs physical memory allocation using mmap() in hugetlbfs (using </w:t>
      </w:r>
      <w:ins w:id="623" w:author="Patrick Ames" w:date="2020-11-05T13:36:00Z">
        <w:r w:rsidR="00BA10FF">
          <w:t xml:space="preserve">the </w:t>
        </w:r>
      </w:ins>
      <w:r>
        <w:t>huge page sizes to increase performance).</w:t>
      </w:r>
    </w:p>
    <w:p w14:paraId="6D9A3B08" w14:textId="77777777" w:rsidR="00AB4DE0" w:rsidRDefault="00AB4DE0" w:rsidP="004E1954">
      <w:pPr>
        <w:pStyle w:val="BodyText"/>
      </w:pPr>
      <w:r>
        <w:t>Provided services by EAL are:</w:t>
      </w:r>
    </w:p>
    <w:p w14:paraId="50D79525" w14:textId="77777777" w:rsidR="00AB4DE0" w:rsidRDefault="00AB4DE0" w:rsidP="004E1954">
      <w:pPr>
        <w:numPr>
          <w:ilvl w:val="0"/>
          <w:numId w:val="2"/>
        </w:numPr>
      </w:pPr>
      <w:r>
        <w:t>DPDK loading and launching</w:t>
      </w:r>
    </w:p>
    <w:p w14:paraId="7981945D" w14:textId="77777777" w:rsidR="00AB4DE0" w:rsidRDefault="00AB4DE0" w:rsidP="004E1954">
      <w:pPr>
        <w:numPr>
          <w:ilvl w:val="0"/>
          <w:numId w:val="2"/>
        </w:numPr>
      </w:pPr>
      <w:r>
        <w:t>Support for multi-process and multi-thread execution types</w:t>
      </w:r>
    </w:p>
    <w:p w14:paraId="7B25B183" w14:textId="77777777" w:rsidR="00AB4DE0" w:rsidRDefault="00AB4DE0" w:rsidP="004E1954">
      <w:pPr>
        <w:numPr>
          <w:ilvl w:val="0"/>
          <w:numId w:val="2"/>
        </w:numPr>
      </w:pPr>
      <w:r>
        <w:t>Core affinity/assignment procedures</w:t>
      </w:r>
    </w:p>
    <w:p w14:paraId="7017E6FF" w14:textId="77777777" w:rsidR="00AB4DE0" w:rsidRDefault="00AB4DE0" w:rsidP="004E1954">
      <w:pPr>
        <w:numPr>
          <w:ilvl w:val="0"/>
          <w:numId w:val="2"/>
        </w:numPr>
      </w:pPr>
      <w:r>
        <w:t>System memory allocation/de-allocation</w:t>
      </w:r>
    </w:p>
    <w:p w14:paraId="6005C0F1" w14:textId="77777777" w:rsidR="00AB4DE0" w:rsidRDefault="00AB4DE0" w:rsidP="004E1954">
      <w:pPr>
        <w:numPr>
          <w:ilvl w:val="0"/>
          <w:numId w:val="2"/>
        </w:numPr>
      </w:pPr>
      <w:r>
        <w:t>Atomic/lock operations</w:t>
      </w:r>
    </w:p>
    <w:p w14:paraId="57C7C493" w14:textId="77777777" w:rsidR="00AB4DE0" w:rsidRDefault="00AB4DE0" w:rsidP="004E1954">
      <w:pPr>
        <w:numPr>
          <w:ilvl w:val="0"/>
          <w:numId w:val="2"/>
        </w:numPr>
      </w:pPr>
      <w:r>
        <w:t>Time reference</w:t>
      </w:r>
    </w:p>
    <w:p w14:paraId="25CD323E" w14:textId="77777777" w:rsidR="00AB4DE0" w:rsidRDefault="00AB4DE0" w:rsidP="004E1954">
      <w:pPr>
        <w:numPr>
          <w:ilvl w:val="0"/>
          <w:numId w:val="2"/>
        </w:numPr>
      </w:pPr>
      <w:r>
        <w:t>PCI bus access</w:t>
      </w:r>
    </w:p>
    <w:p w14:paraId="4C0D2B25" w14:textId="77777777" w:rsidR="00AB4DE0" w:rsidRDefault="00AB4DE0" w:rsidP="004E1954">
      <w:pPr>
        <w:numPr>
          <w:ilvl w:val="0"/>
          <w:numId w:val="2"/>
        </w:numPr>
      </w:pPr>
      <w:r>
        <w:t>Trace and debug functions</w:t>
      </w:r>
    </w:p>
    <w:p w14:paraId="303D143E" w14:textId="77777777" w:rsidR="00AB4DE0" w:rsidRDefault="00AB4DE0" w:rsidP="004E1954">
      <w:pPr>
        <w:numPr>
          <w:ilvl w:val="0"/>
          <w:numId w:val="2"/>
        </w:numPr>
      </w:pPr>
      <w:r>
        <w:t>CPU feature identification</w:t>
      </w:r>
    </w:p>
    <w:p w14:paraId="323E5448" w14:textId="77777777" w:rsidR="00AB4DE0" w:rsidRDefault="00AB4DE0" w:rsidP="004E1954">
      <w:pPr>
        <w:numPr>
          <w:ilvl w:val="0"/>
          <w:numId w:val="2"/>
        </w:numPr>
      </w:pPr>
      <w:r>
        <w:t>Interrupt handling</w:t>
      </w:r>
    </w:p>
    <w:p w14:paraId="1C342C1E" w14:textId="77777777" w:rsidR="00AB4DE0" w:rsidRDefault="00AB4DE0" w:rsidP="004E1954">
      <w:pPr>
        <w:numPr>
          <w:ilvl w:val="0"/>
          <w:numId w:val="2"/>
        </w:numPr>
      </w:pPr>
      <w:r>
        <w:t>Alarm operations</w:t>
      </w:r>
    </w:p>
    <w:p w14:paraId="188D4C33" w14:textId="77777777" w:rsidR="00AB4DE0" w:rsidRDefault="00AB4DE0" w:rsidP="004E1954">
      <w:pPr>
        <w:numPr>
          <w:ilvl w:val="0"/>
          <w:numId w:val="2"/>
        </w:numPr>
      </w:pPr>
      <w:r>
        <w:t>Memory management (malloc)</w:t>
      </w:r>
    </w:p>
    <w:p w14:paraId="7FB0F712" w14:textId="2BFB40DC" w:rsidR="00AB4DE0" w:rsidRDefault="00AB4DE0" w:rsidP="004E1954">
      <w:pPr>
        <w:pStyle w:val="FirstParagraph"/>
        <w:rPr>
          <w:ins w:id="624" w:author="Patrick Ames" w:date="2020-11-05T13:36:00Z"/>
        </w:rPr>
      </w:pPr>
      <w:r>
        <w:rPr>
          <w:noProof/>
        </w:rPr>
        <w:lastRenderedPageBreak/>
        <w:drawing>
          <wp:inline distT="0" distB="0" distL="0" distR="0" wp14:anchorId="001ED760" wp14:editId="3A393938">
            <wp:extent cx="2334638" cy="3245476"/>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0.emf"/>
                    <pic:cNvPicPr>
                      <a:picLocks noChangeAspect="1" noChangeArrowheads="1"/>
                    </pic:cNvPicPr>
                  </pic:nvPicPr>
                  <pic:blipFill>
                    <a:blip r:embed="rId26"/>
                    <a:stretch>
                      <a:fillRect/>
                    </a:stretch>
                  </pic:blipFill>
                  <pic:spPr bwMode="auto">
                    <a:xfrm>
                      <a:off x="0" y="0"/>
                      <a:ext cx="2334638" cy="3245476"/>
                    </a:xfrm>
                    <a:prstGeom prst="rect">
                      <a:avLst/>
                    </a:prstGeom>
                    <a:noFill/>
                    <a:ln w="9525">
                      <a:noFill/>
                      <a:headEnd/>
                      <a:tailEnd/>
                    </a:ln>
                  </pic:spPr>
                </pic:pic>
              </a:graphicData>
            </a:graphic>
          </wp:inline>
        </w:drawing>
      </w:r>
    </w:p>
    <w:p w14:paraId="673580E6" w14:textId="3817089A" w:rsidR="00BA10FF" w:rsidRDefault="00BA10FF" w:rsidP="00BA10FF">
      <w:pPr>
        <w:pStyle w:val="BodyText"/>
        <w:rPr>
          <w:ins w:id="625" w:author="Patrick Ames" w:date="2020-11-05T13:36:00Z"/>
        </w:rPr>
      </w:pPr>
      <w:ins w:id="626" w:author="Patrick Ames" w:date="2020-11-05T13:36:00Z">
        <w:r>
          <w:t>Figure 2.15</w:t>
        </w:r>
        <w:r>
          <w:tab/>
          <w:t>Environment Abstraction Layer (EAL).</w:t>
        </w:r>
      </w:ins>
    </w:p>
    <w:p w14:paraId="60F40240" w14:textId="66B1D03D" w:rsidR="00BA10FF" w:rsidRPr="00BA10FF" w:rsidDel="00BA10FF" w:rsidRDefault="00BA10FF">
      <w:pPr>
        <w:pStyle w:val="BodyText"/>
        <w:rPr>
          <w:del w:id="627" w:author="Patrick Ames" w:date="2020-11-05T13:36:00Z"/>
        </w:rPr>
        <w:pPrChange w:id="628" w:author="Patrick Ames" w:date="2020-11-05T13:36:00Z">
          <w:pPr>
            <w:pStyle w:val="FirstParagraph"/>
          </w:pPr>
        </w:pPrChange>
      </w:pPr>
    </w:p>
    <w:p w14:paraId="430376BC" w14:textId="6D6F44D9" w:rsidR="00AB4DE0" w:rsidRDefault="00AB4DE0" w:rsidP="004E1954">
      <w:pPr>
        <w:pStyle w:val="Heading2"/>
      </w:pPr>
      <w:bookmarkStart w:id="629" w:name="Xba8d23eb19ed63474f1fb153637d7e456f2efbc"/>
      <w:bookmarkStart w:id="630" w:name="_Toc54881559"/>
      <w:r>
        <w:t xml:space="preserve">DPDK </w:t>
      </w:r>
      <w:del w:id="631" w:author="Patrick Ames" w:date="2020-11-05T13:36:00Z">
        <w:r w:rsidDel="00BA10FF">
          <w:delText xml:space="preserve">memory </w:delText>
        </w:r>
      </w:del>
      <w:ins w:id="632" w:author="Patrick Ames" w:date="2020-11-05T13:36:00Z">
        <w:r w:rsidR="00BA10FF">
          <w:t xml:space="preserve">Memory </w:t>
        </w:r>
      </w:ins>
      <w:del w:id="633" w:author="Patrick Ames" w:date="2020-11-05T13:37:00Z">
        <w:r w:rsidDel="00BA10FF">
          <w:delText>management</w:delText>
        </w:r>
      </w:del>
      <w:bookmarkEnd w:id="629"/>
      <w:bookmarkEnd w:id="630"/>
      <w:ins w:id="634" w:author="Patrick Ames" w:date="2020-11-05T13:37:00Z">
        <w:r w:rsidR="00BA10FF">
          <w:t>Management</w:t>
        </w:r>
      </w:ins>
    </w:p>
    <w:p w14:paraId="76EED440" w14:textId="77777777" w:rsidR="00AB4DE0" w:rsidRDefault="00AB4DE0" w:rsidP="004E1954">
      <w:pPr>
        <w:pStyle w:val="Heading3"/>
      </w:pPr>
      <w:bookmarkStart w:id="635" w:name="Xea1f4d68c095efee3e03773dc583a22c05cfe4e"/>
      <w:bookmarkStart w:id="636" w:name="_Toc54881560"/>
      <w:r>
        <w:t>DPDK optimized memory management for speed</w:t>
      </w:r>
      <w:bookmarkEnd w:id="635"/>
      <w:bookmarkEnd w:id="636"/>
    </w:p>
    <w:p w14:paraId="43517FCE" w14:textId="3B3B959E" w:rsidR="00AB4DE0" w:rsidRDefault="00AB4DE0" w:rsidP="004E1954">
      <w:pPr>
        <w:pStyle w:val="FirstParagraph"/>
      </w:pPr>
      <w:r>
        <w:t>DPDK has a highly optimized memory manager</w:t>
      </w:r>
      <w:del w:id="637" w:author="Patrick Ames" w:date="2020-11-05T13:37:00Z">
        <w:r w:rsidDel="00BA10FF">
          <w:delText>. DPDK</w:delText>
        </w:r>
      </w:del>
      <w:ins w:id="638" w:author="Patrick Ames" w:date="2020-11-05T13:37:00Z">
        <w:r w:rsidR="00BA10FF">
          <w:t xml:space="preserve"> that</w:t>
        </w:r>
      </w:ins>
      <w:r>
        <w:t xml:space="preserve"> works on a group of fixed size objects called a </w:t>
      </w:r>
      <w:r w:rsidRPr="00BA10FF">
        <w:rPr>
          <w:i/>
          <w:iCs/>
          <w:rPrChange w:id="639" w:author="Patrick Ames" w:date="2020-11-05T13:37:00Z">
            <w:rPr/>
          </w:rPrChange>
        </w:rPr>
        <w:t>mempool</w:t>
      </w:r>
      <w:r>
        <w:t>. Every one of them are pre-allocated. DPDK does not encourage dynamic allocations because it consumes a lot of CPU cycles and it is a speed killer.</w:t>
      </w:r>
    </w:p>
    <w:p w14:paraId="28A0D2AF" w14:textId="77E7A9A8" w:rsidR="00AB4DE0" w:rsidDel="00BA10FF" w:rsidRDefault="00AB4DE0" w:rsidP="004E1954">
      <w:pPr>
        <w:pStyle w:val="BodyText"/>
        <w:rPr>
          <w:del w:id="640" w:author="Patrick Ames" w:date="2020-11-05T13:38:00Z"/>
        </w:rPr>
      </w:pPr>
      <w:r>
        <w:t>DPDK stores incoming packets into mbufs (memory buffers). DPDK pre-allocates a set of mbufs and keeps it in a pool called mempool.</w:t>
      </w:r>
      <w:ins w:id="641" w:author="Patrick Ames" w:date="2020-11-05T13:38:00Z">
        <w:r w:rsidR="00BA10FF">
          <w:t xml:space="preserve"> </w:t>
        </w:r>
      </w:ins>
    </w:p>
    <w:p w14:paraId="3CBF5D0A" w14:textId="67A989C4" w:rsidR="00AB4DE0" w:rsidRDefault="00AB4DE0" w:rsidP="004E1954">
      <w:pPr>
        <w:pStyle w:val="BodyText"/>
      </w:pPr>
      <w:r>
        <w:t>DPDK makes use of mempools each time it needs to allocate a mbuf where packets are stored. Instead of allocating a single mbuf, DPDK do</w:t>
      </w:r>
      <w:ins w:id="642" w:author="Patrick Ames" w:date="2020-11-05T13:38:00Z">
        <w:r w:rsidR="00BA10FF">
          <w:t>es</w:t>
        </w:r>
      </w:ins>
      <w:r>
        <w:t xml:space="preserve"> a bulk allocation, or bulk free once packets are consumed. By doing this, packets to be processed (mbufs) are already in cache memory. Therefore, DPDK is very cache friendly.</w:t>
      </w:r>
    </w:p>
    <w:p w14:paraId="14611DD4" w14:textId="411AED92" w:rsidR="00AB4DE0" w:rsidRDefault="00AB4DE0" w:rsidP="004E1954">
      <w:pPr>
        <w:pStyle w:val="BodyText"/>
      </w:pPr>
      <w:r>
        <w:t xml:space="preserve">Mempool has further optimizations. It is </w:t>
      </w:r>
      <w:ins w:id="643" w:author="Patrick Ames" w:date="2020-11-05T13:39:00Z">
        <w:r w:rsidR="00BA10FF">
          <w:t xml:space="preserve">also </w:t>
        </w:r>
      </w:ins>
      <w:r>
        <w:t xml:space="preserve">very cache friendly. Everything is aligned to the cache and has a some mbufs allocated for each DPDK thread or lcore. Each mempool </w:t>
      </w:r>
      <w:del w:id="644" w:author="Patrick Ames" w:date="2020-11-05T13:39:00Z">
        <w:r w:rsidDel="00BA10FF">
          <w:delText xml:space="preserve">are </w:delText>
        </w:r>
      </w:del>
      <w:ins w:id="645" w:author="Patrick Ames" w:date="2020-11-05T13:39:00Z">
        <w:r w:rsidR="00BA10FF">
          <w:t xml:space="preserve">is </w:t>
        </w:r>
      </w:ins>
      <w:del w:id="646" w:author="Patrick Ames" w:date="2020-11-05T13:39:00Z">
        <w:r w:rsidDel="00BA10FF">
          <w:delText xml:space="preserve">also </w:delText>
        </w:r>
      </w:del>
      <w:r>
        <w:t>bound with rings which are referencing mbufs containing packets stored in</w:t>
      </w:r>
      <w:ins w:id="647" w:author="Patrick Ames" w:date="2020-11-05T13:45:00Z">
        <w:r w:rsidR="0058000A">
          <w:t xml:space="preserve"> </w:t>
        </w:r>
      </w:ins>
      <w:del w:id="648" w:author="Patrick Ames" w:date="2020-11-05T13:45:00Z">
        <w:r w:rsidDel="0058000A">
          <w:delText xml:space="preserve">to </w:delText>
        </w:r>
      </w:del>
      <w:r>
        <w:t>mempool.</w:t>
      </w:r>
    </w:p>
    <w:p w14:paraId="6CC215A5" w14:textId="77777777" w:rsidR="00AB4DE0" w:rsidRDefault="00AB4DE0" w:rsidP="004E1954">
      <w:pPr>
        <w:pStyle w:val="BodyText"/>
      </w:pPr>
      <w:r>
        <w:t>Each ring is a highly optimized lockless ring. It can be used by several lcores in a multi-producer/multi-consumer kind of scenario without locks. By avoiding locks, DPDK gets large performance gains, as data structures locking is also a speed killer.</w:t>
      </w:r>
    </w:p>
    <w:p w14:paraId="6CC54DA7" w14:textId="77777777" w:rsidR="00AB4DE0" w:rsidRDefault="00AB4DE0" w:rsidP="004E1954">
      <w:pPr>
        <w:pStyle w:val="Heading3"/>
      </w:pPr>
      <w:bookmarkStart w:id="649" w:name="Xc42c33a30e4074935dedb7f13265062e6585b95"/>
      <w:bookmarkStart w:id="650" w:name="_Toc54881561"/>
      <w:r>
        <w:lastRenderedPageBreak/>
        <w:t>mbufs and mempools</w:t>
      </w:r>
      <w:bookmarkEnd w:id="649"/>
      <w:bookmarkEnd w:id="650"/>
    </w:p>
    <w:p w14:paraId="68410377" w14:textId="39688A1D" w:rsidR="00AB4DE0" w:rsidDel="0058000A" w:rsidRDefault="00AB4DE0" w:rsidP="004E1954">
      <w:pPr>
        <w:pStyle w:val="FirstParagraph"/>
        <w:rPr>
          <w:del w:id="651" w:author="Patrick Ames" w:date="2020-11-05T13:46:00Z"/>
        </w:rPr>
      </w:pPr>
      <w:r>
        <w:t xml:space="preserve">Network </w:t>
      </w:r>
      <w:del w:id="652" w:author="Patrick Ames" w:date="2020-11-05T13:46:00Z">
        <w:r w:rsidDel="0058000A">
          <w:delText xml:space="preserve">Data </w:delText>
        </w:r>
      </w:del>
      <w:ins w:id="653" w:author="Patrick Ames" w:date="2020-11-05T13:46:00Z">
        <w:r w:rsidR="0058000A">
          <w:t xml:space="preserve">data </w:t>
        </w:r>
      </w:ins>
      <w:del w:id="654" w:author="Patrick Ames" w:date="2020-11-05T13:46:00Z">
        <w:r w:rsidDel="0058000A">
          <w:delText xml:space="preserve">are </w:delText>
        </w:r>
      </w:del>
      <w:ins w:id="655" w:author="Patrick Ames" w:date="2020-11-05T13:46:00Z">
        <w:r w:rsidR="0058000A">
          <w:t xml:space="preserve">is </w:t>
        </w:r>
      </w:ins>
      <w:r>
        <w:t>stored in compute central memory (in huge page area).</w:t>
      </w:r>
      <w:ins w:id="656" w:author="Patrick Ames" w:date="2020-11-05T13:46:00Z">
        <w:r w:rsidR="0058000A">
          <w:t xml:space="preserve"> </w:t>
        </w:r>
      </w:ins>
    </w:p>
    <w:p w14:paraId="212ED98E" w14:textId="77777777" w:rsidR="00AB4DE0" w:rsidRDefault="00AB4DE0">
      <w:pPr>
        <w:pStyle w:val="FirstParagraph"/>
        <w:pPrChange w:id="657" w:author="Patrick Ames" w:date="2020-11-05T13:46:00Z">
          <w:pPr>
            <w:pStyle w:val="BodyText"/>
          </w:pPr>
        </w:pPrChange>
      </w:pPr>
      <w:r>
        <w:t xml:space="preserve">DPDK uses message buffers known as </w:t>
      </w:r>
      <w:r>
        <w:rPr>
          <w:rStyle w:val="VerbatimChar"/>
        </w:rPr>
        <w:t>mbufs</w:t>
      </w:r>
      <w:r>
        <w:t xml:space="preserve"> to store packet data into the host memory. These </w:t>
      </w:r>
      <w:r>
        <w:rPr>
          <w:rStyle w:val="VerbatimChar"/>
        </w:rPr>
        <w:t>mbufs</w:t>
      </w:r>
      <w:r>
        <w:t xml:space="preserve"> are stored in memory pools known as </w:t>
      </w:r>
      <w:r>
        <w:rPr>
          <w:rStyle w:val="VerbatimChar"/>
        </w:rPr>
        <w:t>mempools</w:t>
      </w:r>
      <w:r>
        <w:t>.</w:t>
      </w:r>
    </w:p>
    <w:p w14:paraId="1D5CD097" w14:textId="5F5E2B41" w:rsidR="00AB4DE0" w:rsidRDefault="00AB4DE0" w:rsidP="004E1954">
      <w:pPr>
        <w:pStyle w:val="BodyText"/>
        <w:rPr>
          <w:ins w:id="658" w:author="Patrick Ames" w:date="2020-11-05T13:46:00Z"/>
        </w:rPr>
      </w:pPr>
      <w:r>
        <w:rPr>
          <w:noProof/>
        </w:rPr>
        <w:drawing>
          <wp:inline distT="0" distB="0" distL="0" distR="0" wp14:anchorId="4054EDCA" wp14:editId="15333B72">
            <wp:extent cx="5334000" cy="24263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1.emf"/>
                    <pic:cNvPicPr>
                      <a:picLocks noChangeAspect="1" noChangeArrowheads="1"/>
                    </pic:cNvPicPr>
                  </pic:nvPicPr>
                  <pic:blipFill>
                    <a:blip r:embed="rId27"/>
                    <a:stretch>
                      <a:fillRect/>
                    </a:stretch>
                  </pic:blipFill>
                  <pic:spPr bwMode="auto">
                    <a:xfrm>
                      <a:off x="0" y="0"/>
                      <a:ext cx="5334000" cy="2426300"/>
                    </a:xfrm>
                    <a:prstGeom prst="rect">
                      <a:avLst/>
                    </a:prstGeom>
                    <a:noFill/>
                    <a:ln w="9525">
                      <a:noFill/>
                      <a:headEnd/>
                      <a:tailEnd/>
                    </a:ln>
                  </pic:spPr>
                </pic:pic>
              </a:graphicData>
            </a:graphic>
          </wp:inline>
        </w:drawing>
      </w:r>
    </w:p>
    <w:p w14:paraId="1434CCF1" w14:textId="77777777" w:rsidR="0058000A" w:rsidRDefault="0058000A" w:rsidP="0058000A">
      <w:pPr>
        <w:pStyle w:val="Heading3"/>
        <w:rPr>
          <w:ins w:id="659" w:author="Patrick Ames" w:date="2020-11-05T13:47:00Z"/>
        </w:rPr>
      </w:pPr>
      <w:ins w:id="660" w:author="Patrick Ames" w:date="2020-11-05T13:46:00Z">
        <w:r>
          <w:t>Figure 2.16</w:t>
        </w:r>
        <w:r>
          <w:tab/>
        </w:r>
      </w:ins>
      <w:ins w:id="661" w:author="Patrick Ames" w:date="2020-11-05T13:47:00Z">
        <w:r>
          <w:t>mbufs and mempools</w:t>
        </w:r>
      </w:ins>
    </w:p>
    <w:p w14:paraId="3AAE3614" w14:textId="61969090" w:rsidR="0058000A" w:rsidDel="0058000A" w:rsidRDefault="0058000A" w:rsidP="004E1954">
      <w:pPr>
        <w:pStyle w:val="BodyText"/>
        <w:rPr>
          <w:del w:id="662" w:author="Patrick Ames" w:date="2020-11-05T13:47:00Z"/>
        </w:rPr>
      </w:pPr>
      <w:ins w:id="663" w:author="Patrick Ames" w:date="2020-11-05T13:47:00Z">
        <w:r>
          <w:t xml:space="preserve">The </w:t>
        </w:r>
      </w:ins>
    </w:p>
    <w:p w14:paraId="0CBAE695" w14:textId="77777777" w:rsidR="00AB4DE0" w:rsidRDefault="00AB4DE0" w:rsidP="004E1954">
      <w:pPr>
        <w:pStyle w:val="BodyText"/>
      </w:pPr>
      <w:r>
        <w:t>mbufs are storing DPDK NIC incoming and outgoing packets which have to be processed by the DPDK application.</w:t>
      </w:r>
    </w:p>
    <w:p w14:paraId="792C9EAB" w14:textId="77777777" w:rsidR="00AB4DE0" w:rsidRDefault="00AB4DE0" w:rsidP="004E1954">
      <w:pPr>
        <w:pStyle w:val="Heading3"/>
      </w:pPr>
      <w:bookmarkStart w:id="664" w:name="X2d3bed8d19ca41dcc8e32674ec7e495a5500acd"/>
      <w:bookmarkStart w:id="665" w:name="_Toc54881562"/>
      <w:r>
        <w:t>Packet descriptors</w:t>
      </w:r>
      <w:bookmarkEnd w:id="664"/>
      <w:bookmarkEnd w:id="665"/>
    </w:p>
    <w:p w14:paraId="3FCFFD55" w14:textId="6295365C" w:rsidR="00AB4DE0" w:rsidRDefault="00AB4DE0" w:rsidP="006A15AD">
      <w:pPr>
        <w:pStyle w:val="BodyText"/>
      </w:pPr>
      <w:r w:rsidRPr="006A15AD">
        <w:t xml:space="preserve">DPDK queues are not storing the packets but a </w:t>
      </w:r>
      <w:ins w:id="666" w:author="Patrick Ames" w:date="2020-11-05T13:49:00Z">
        <w:r w:rsidR="0058000A">
          <w:t xml:space="preserve">descriptor </w:t>
        </w:r>
      </w:ins>
      <w:del w:id="667" w:author="Patrick Ames" w:date="2020-11-05T13:49:00Z">
        <w:r w:rsidRPr="006A15AD" w:rsidDel="0058000A">
          <w:delText xml:space="preserve">pointer </w:delText>
        </w:r>
      </w:del>
      <w:ins w:id="668" w:author="Patrick Ames" w:date="2020-11-05T13:49:00Z">
        <w:r w:rsidR="0058000A" w:rsidRPr="006A15AD">
          <w:t>point</w:t>
        </w:r>
        <w:r w:rsidR="0058000A">
          <w:t>s</w:t>
        </w:r>
        <w:r w:rsidR="0058000A" w:rsidRPr="006A15AD">
          <w:t xml:space="preserve"> </w:t>
        </w:r>
      </w:ins>
      <w:del w:id="669" w:author="Patrick Ames" w:date="2020-11-05T13:47:00Z">
        <w:r w:rsidRPr="006A15AD" w:rsidDel="0058000A">
          <w:delText>on</w:delText>
        </w:r>
      </w:del>
      <w:r w:rsidRPr="006A15AD">
        <w:t>to the real packet.</w:t>
      </w:r>
      <w:ins w:id="670" w:author="Patrick Ames" w:date="2020-11-05T13:47:00Z">
        <w:r w:rsidR="0058000A" w:rsidDel="0058000A">
          <w:t xml:space="preserve"> </w:t>
        </w:r>
      </w:ins>
      <w:del w:id="671" w:author="Patrick Ames" w:date="2020-11-05T13:47:00Z">
        <w:r w:rsidDel="0058000A">
          <w:br/>
        </w:r>
      </w:del>
      <w:r w:rsidRPr="006A15AD">
        <w:t>It avoids performing a data transfer that would be needed when packets have to be forward</w:t>
      </w:r>
      <w:ins w:id="672" w:author="Patrick Ames" w:date="2020-11-05T13:48:00Z">
        <w:r w:rsidR="0058000A">
          <w:t>ed</w:t>
        </w:r>
      </w:ins>
      <w:r w:rsidRPr="006A15AD">
        <w:t xml:space="preserve"> from a DPDK NIC to another.</w:t>
      </w:r>
    </w:p>
    <w:p w14:paraId="29367F6C" w14:textId="7D0978D6" w:rsidR="00AB4DE0" w:rsidRDefault="00AB4DE0" w:rsidP="004E1954">
      <w:pPr>
        <w:pStyle w:val="BodyText"/>
        <w:rPr>
          <w:ins w:id="673" w:author="Patrick Ames" w:date="2020-11-05T13:48:00Z"/>
        </w:rPr>
      </w:pPr>
      <w:r>
        <w:rPr>
          <w:noProof/>
        </w:rPr>
        <w:lastRenderedPageBreak/>
        <w:drawing>
          <wp:inline distT="0" distB="0" distL="0" distR="0" wp14:anchorId="697C4ED1" wp14:editId="60E88FED">
            <wp:extent cx="5334000" cy="3682284"/>
            <wp:effectExtent l="0" t="0" r="0" b="0"/>
            <wp:docPr id="6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2.emf"/>
                    <pic:cNvPicPr>
                      <a:picLocks noChangeAspect="1" noChangeArrowheads="1"/>
                    </pic:cNvPicPr>
                  </pic:nvPicPr>
                  <pic:blipFill>
                    <a:blip r:embed="rId28"/>
                    <a:stretch>
                      <a:fillRect/>
                    </a:stretch>
                  </pic:blipFill>
                  <pic:spPr bwMode="auto">
                    <a:xfrm>
                      <a:off x="0" y="0"/>
                      <a:ext cx="5334000" cy="3682284"/>
                    </a:xfrm>
                    <a:prstGeom prst="rect">
                      <a:avLst/>
                    </a:prstGeom>
                    <a:noFill/>
                    <a:ln w="9525">
                      <a:noFill/>
                      <a:headEnd/>
                      <a:tailEnd/>
                    </a:ln>
                  </pic:spPr>
                </pic:pic>
              </a:graphicData>
            </a:graphic>
          </wp:inline>
        </w:drawing>
      </w:r>
    </w:p>
    <w:p w14:paraId="261B196F" w14:textId="34985DFD" w:rsidR="0058000A" w:rsidRDefault="0058000A" w:rsidP="0058000A">
      <w:pPr>
        <w:pStyle w:val="Heading3"/>
        <w:rPr>
          <w:ins w:id="674" w:author="Patrick Ames" w:date="2020-11-05T13:49:00Z"/>
        </w:rPr>
      </w:pPr>
      <w:ins w:id="675" w:author="Patrick Ames" w:date="2020-11-05T13:48:00Z">
        <w:r>
          <w:t>Figure 2.17</w:t>
        </w:r>
        <w:r>
          <w:tab/>
        </w:r>
      </w:ins>
      <w:ins w:id="676" w:author="Patrick Ames" w:date="2020-11-05T13:49:00Z">
        <w:r>
          <w:t>Packet Descriptors</w:t>
        </w:r>
      </w:ins>
    </w:p>
    <w:p w14:paraId="6F6D95C9" w14:textId="545A7299" w:rsidR="0058000A" w:rsidDel="0058000A" w:rsidRDefault="0058000A" w:rsidP="004E1954">
      <w:pPr>
        <w:pStyle w:val="BodyText"/>
        <w:rPr>
          <w:del w:id="677" w:author="Patrick Ames" w:date="2020-11-05T13:49:00Z"/>
        </w:rPr>
      </w:pPr>
    </w:p>
    <w:p w14:paraId="2AC30809" w14:textId="7D291F71" w:rsidR="00AB4DE0" w:rsidRDefault="00AB4DE0" w:rsidP="004E1954">
      <w:pPr>
        <w:pStyle w:val="BodyText"/>
      </w:pPr>
      <w:r>
        <w:t xml:space="preserve">Packets are not moved from one queue to another, </w:t>
      </w:r>
      <w:del w:id="678" w:author="Patrick Ames" w:date="2020-11-05T13:49:00Z">
        <w:r w:rsidDel="0058000A">
          <w:delText xml:space="preserve">but </w:delText>
        </w:r>
      </w:del>
      <w:r>
        <w:t xml:space="preserve">these are </w:t>
      </w:r>
      <w:ins w:id="679" w:author="Patrick Ames" w:date="2020-11-05T13:50:00Z">
        <w:r w:rsidR="0058000A">
          <w:t xml:space="preserve">the </w:t>
        </w:r>
      </w:ins>
      <w:r>
        <w:t>descriptors (pointers) that are moving from one queue to another.</w:t>
      </w:r>
    </w:p>
    <w:p w14:paraId="21D2AA10" w14:textId="77777777" w:rsidR="0058000A" w:rsidRDefault="00AB4DE0" w:rsidP="0058000A">
      <w:pPr>
        <w:pStyle w:val="Heading3"/>
        <w:rPr>
          <w:ins w:id="680" w:author="Patrick Ames" w:date="2020-11-05T13:50:00Z"/>
        </w:rPr>
      </w:pPr>
      <w:r>
        <w:rPr>
          <w:noProof/>
        </w:rPr>
        <w:lastRenderedPageBreak/>
        <w:drawing>
          <wp:inline distT="0" distB="0" distL="0" distR="0" wp14:anchorId="54E6556E" wp14:editId="2368511A">
            <wp:extent cx="5334000" cy="3682284"/>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3.emf"/>
                    <pic:cNvPicPr>
                      <a:picLocks noChangeAspect="1" noChangeArrowheads="1"/>
                    </pic:cNvPicPr>
                  </pic:nvPicPr>
                  <pic:blipFill>
                    <a:blip r:embed="rId29"/>
                    <a:stretch>
                      <a:fillRect/>
                    </a:stretch>
                  </pic:blipFill>
                  <pic:spPr bwMode="auto">
                    <a:xfrm>
                      <a:off x="0" y="0"/>
                      <a:ext cx="5334000" cy="3682284"/>
                    </a:xfrm>
                    <a:prstGeom prst="rect">
                      <a:avLst/>
                    </a:prstGeom>
                    <a:noFill/>
                    <a:ln w="9525">
                      <a:noFill/>
                      <a:headEnd/>
                      <a:tailEnd/>
                    </a:ln>
                  </pic:spPr>
                </pic:pic>
              </a:graphicData>
            </a:graphic>
          </wp:inline>
        </w:drawing>
      </w:r>
      <w:ins w:id="681" w:author="Patrick Ames" w:date="2020-11-05T13:48:00Z">
        <w:r w:rsidR="0058000A" w:rsidRPr="0058000A">
          <w:t xml:space="preserve"> </w:t>
        </w:r>
      </w:ins>
    </w:p>
    <w:p w14:paraId="0E3B65F4" w14:textId="1AE863E6" w:rsidR="0058000A" w:rsidRDefault="0058000A" w:rsidP="0058000A">
      <w:pPr>
        <w:pStyle w:val="Heading3"/>
        <w:rPr>
          <w:ins w:id="682" w:author="Patrick Ames" w:date="2020-11-05T13:50:00Z"/>
        </w:rPr>
      </w:pPr>
      <w:ins w:id="683" w:author="Patrick Ames" w:date="2020-11-05T13:50:00Z">
        <w:r>
          <w:t>Figure 2.18</w:t>
        </w:r>
        <w:r>
          <w:tab/>
          <w:t>Packet Descriptors MOVING</w:t>
        </w:r>
      </w:ins>
    </w:p>
    <w:p w14:paraId="171804C8" w14:textId="604D3B5B" w:rsidR="00AB4DE0" w:rsidDel="0058000A" w:rsidRDefault="00AB4DE0" w:rsidP="0058000A">
      <w:pPr>
        <w:pStyle w:val="Heading3"/>
        <w:rPr>
          <w:del w:id="684" w:author="Patrick Ames" w:date="2020-11-05T13:50:00Z"/>
        </w:rPr>
      </w:pPr>
    </w:p>
    <w:p w14:paraId="0F7C3963" w14:textId="77777777" w:rsidR="00AB4DE0" w:rsidRDefault="00AB4DE0" w:rsidP="004E1954">
      <w:pPr>
        <w:pStyle w:val="Heading3"/>
      </w:pPr>
      <w:bookmarkStart w:id="685" w:name="Xd9ff60ad37a6cc85fe5f87fda91f63ba2dc9d51"/>
      <w:bookmarkStart w:id="686" w:name="_Toc54881563"/>
      <w:r>
        <w:t>DPDK rings</w:t>
      </w:r>
      <w:bookmarkEnd w:id="685"/>
      <w:bookmarkEnd w:id="686"/>
    </w:p>
    <w:p w14:paraId="2BB23E71" w14:textId="2D80330F" w:rsidR="00AB4DE0" w:rsidRDefault="00AB4DE0" w:rsidP="006A15AD">
      <w:pPr>
        <w:pStyle w:val="BodyText"/>
      </w:pPr>
      <w:r w:rsidRPr="006A15AD">
        <w:t>Descriptors</w:t>
      </w:r>
      <w:r>
        <w:t xml:space="preserve"> are set up as a </w:t>
      </w:r>
      <w:r w:rsidRPr="006A15AD">
        <w:t>ring</w:t>
      </w:r>
      <w:del w:id="687" w:author="Patrick Ames" w:date="2020-11-05T13:51:00Z">
        <w:r w:rsidDel="0058000A">
          <w:delText>. A ring is</w:delText>
        </w:r>
      </w:del>
      <w:ins w:id="688" w:author="Patrick Ames" w:date="2020-11-05T13:51:00Z">
        <w:r w:rsidR="0058000A">
          <w:t>, or</w:t>
        </w:r>
      </w:ins>
      <w:r>
        <w:t xml:space="preserve"> a circular array of </w:t>
      </w:r>
      <w:r w:rsidRPr="006A15AD">
        <w:t>descriptors.</w:t>
      </w:r>
      <w:r>
        <w:t xml:space="preserve"> Each </w:t>
      </w:r>
      <w:r w:rsidRPr="006A15AD">
        <w:t>ring</w:t>
      </w:r>
      <w:r>
        <w:t xml:space="preserve"> describes a single direction DPDK NIC queue. Each DPDK NIC queue is made up of </w:t>
      </w:r>
      <w:del w:id="689" w:author="Patrick Ames" w:date="2020-11-05T13:51:00Z">
        <w:r w:rsidDel="0058000A">
          <w:delText xml:space="preserve">2 </w:delText>
        </w:r>
      </w:del>
      <w:ins w:id="690" w:author="Patrick Ames" w:date="2020-11-05T13:51:00Z">
        <w:r w:rsidR="0058000A">
          <w:t xml:space="preserve">two </w:t>
        </w:r>
      </w:ins>
      <w:r>
        <w:t>rings (</w:t>
      </w:r>
      <w:del w:id="691" w:author="Patrick Ames" w:date="2020-11-05T13:51:00Z">
        <w:r w:rsidDel="0058000A">
          <w:delText xml:space="preserve">1 </w:delText>
        </w:r>
      </w:del>
      <w:ins w:id="692" w:author="Patrick Ames" w:date="2020-11-05T13:51:00Z">
        <w:r w:rsidR="0058000A">
          <w:t xml:space="preserve">one </w:t>
        </w:r>
      </w:ins>
      <w:r>
        <w:t xml:space="preserve">per direction: </w:t>
      </w:r>
      <w:del w:id="693" w:author="Patrick Ames" w:date="2020-11-05T13:51:00Z">
        <w:r w:rsidDel="0058000A">
          <w:delText xml:space="preserve">1 </w:delText>
        </w:r>
      </w:del>
      <w:ins w:id="694" w:author="Patrick Ames" w:date="2020-11-05T13:51:00Z">
        <w:r w:rsidR="0058000A">
          <w:t xml:space="preserve">one </w:t>
        </w:r>
      </w:ins>
      <w:r>
        <w:t xml:space="preserve">RX ring, </w:t>
      </w:r>
      <w:del w:id="695" w:author="Patrick Ames" w:date="2020-11-05T13:51:00Z">
        <w:r w:rsidDel="0058000A">
          <w:delText xml:space="preserve">1 </w:delText>
        </w:r>
      </w:del>
      <w:ins w:id="696" w:author="Patrick Ames" w:date="2020-11-05T13:51:00Z">
        <w:r w:rsidR="0058000A">
          <w:t xml:space="preserve">one </w:t>
        </w:r>
      </w:ins>
      <w:r>
        <w:t>TX ring).</w:t>
      </w:r>
    </w:p>
    <w:p w14:paraId="701246B8" w14:textId="0D5AA9F4" w:rsidR="00AB4DE0" w:rsidRDefault="00AB4DE0" w:rsidP="004E1954">
      <w:pPr>
        <w:pStyle w:val="BodyText"/>
        <w:rPr>
          <w:ins w:id="697" w:author="Patrick Ames" w:date="2020-11-05T13:50:00Z"/>
        </w:rPr>
      </w:pPr>
      <w:r>
        <w:rPr>
          <w:noProof/>
        </w:rPr>
        <w:drawing>
          <wp:inline distT="0" distB="0" distL="0" distR="0" wp14:anchorId="73FC1AC0" wp14:editId="299B1C75">
            <wp:extent cx="5334000" cy="2148182"/>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4.emf"/>
                    <pic:cNvPicPr>
                      <a:picLocks noChangeAspect="1" noChangeArrowheads="1"/>
                    </pic:cNvPicPr>
                  </pic:nvPicPr>
                  <pic:blipFill>
                    <a:blip r:embed="rId30"/>
                    <a:stretch>
                      <a:fillRect/>
                    </a:stretch>
                  </pic:blipFill>
                  <pic:spPr bwMode="auto">
                    <a:xfrm>
                      <a:off x="0" y="0"/>
                      <a:ext cx="5334000" cy="2148182"/>
                    </a:xfrm>
                    <a:prstGeom prst="rect">
                      <a:avLst/>
                    </a:prstGeom>
                    <a:noFill/>
                    <a:ln w="9525">
                      <a:noFill/>
                      <a:headEnd/>
                      <a:tailEnd/>
                    </a:ln>
                  </pic:spPr>
                </pic:pic>
              </a:graphicData>
            </a:graphic>
          </wp:inline>
        </w:drawing>
      </w:r>
    </w:p>
    <w:p w14:paraId="42223C11" w14:textId="15FB7B11" w:rsidR="0058000A" w:rsidRDefault="0058000A" w:rsidP="0058000A">
      <w:pPr>
        <w:pStyle w:val="Heading3"/>
        <w:rPr>
          <w:ins w:id="698" w:author="Patrick Ames" w:date="2020-11-05T13:50:00Z"/>
        </w:rPr>
      </w:pPr>
      <w:ins w:id="699" w:author="Patrick Ames" w:date="2020-11-05T13:50:00Z">
        <w:r>
          <w:t>Figure 2.1</w:t>
        </w:r>
      </w:ins>
      <w:ins w:id="700" w:author="Patrick Ames" w:date="2020-11-05T13:51:00Z">
        <w:r>
          <w:t>9</w:t>
        </w:r>
      </w:ins>
      <w:ins w:id="701" w:author="Patrick Ames" w:date="2020-11-05T13:50:00Z">
        <w:r>
          <w:tab/>
        </w:r>
      </w:ins>
      <w:ins w:id="702" w:author="Patrick Ames" w:date="2020-11-05T13:51:00Z">
        <w:r>
          <w:t>DPDK Rings</w:t>
        </w:r>
      </w:ins>
    </w:p>
    <w:p w14:paraId="6A36ACC9" w14:textId="77777777" w:rsidR="0058000A" w:rsidRDefault="0058000A" w:rsidP="004E1954">
      <w:pPr>
        <w:pStyle w:val="BodyText"/>
      </w:pPr>
    </w:p>
    <w:p w14:paraId="0830009A" w14:textId="553CE603" w:rsidR="00AB4DE0" w:rsidRPr="0058000A" w:rsidDel="00F84665" w:rsidRDefault="00AB4DE0">
      <w:pPr>
        <w:rPr>
          <w:del w:id="703" w:author="Patrick Ames" w:date="2020-11-06T08:40:00Z"/>
        </w:rPr>
        <w:pPrChange w:id="704" w:author="Patrick Ames" w:date="2020-11-05T13:52:00Z">
          <w:pPr>
            <w:pStyle w:val="BodyText"/>
          </w:pPr>
        </w:pPrChange>
      </w:pPr>
      <w:r w:rsidRPr="00F84665">
        <w:lastRenderedPageBreak/>
        <w:t xml:space="preserve">Each </w:t>
      </w:r>
      <w:r w:rsidRPr="0058000A">
        <w:rPr>
          <w:rPrChange w:id="705" w:author="Patrick Ames" w:date="2020-11-05T13:52:00Z">
            <w:rPr>
              <w:rStyle w:val="VerbatimChar"/>
            </w:rPr>
          </w:rPrChange>
        </w:rPr>
        <w:t>descriptor</w:t>
      </w:r>
      <w:r w:rsidRPr="00F84665">
        <w:t xml:space="preserve"> points onto a packet that has been received (RX ring) or that is going to be transmitted (TX ring).</w:t>
      </w:r>
      <w:ins w:id="706" w:author="Patrick Ames" w:date="2020-11-06T08:40:00Z">
        <w:r w:rsidR="00F84665">
          <w:t xml:space="preserve"> </w:t>
        </w:r>
      </w:ins>
    </w:p>
    <w:p w14:paraId="3493BBE2" w14:textId="5A78540A" w:rsidR="00AB4DE0" w:rsidRDefault="00AB4DE0">
      <w:pPr>
        <w:pPrChange w:id="707" w:author="Patrick Ames" w:date="2020-11-06T08:40:00Z">
          <w:pPr>
            <w:pStyle w:val="BodyText"/>
          </w:pPr>
        </w:pPrChange>
      </w:pPr>
      <w:r>
        <w:t xml:space="preserve">The more descriptors </w:t>
      </w:r>
      <w:ins w:id="708" w:author="Patrick Ames" w:date="2020-11-06T08:40:00Z">
        <w:r w:rsidR="00F84665">
          <w:t xml:space="preserve">that </w:t>
        </w:r>
      </w:ins>
      <w:r>
        <w:t xml:space="preserve">RX/TX rings are containing, the more memory </w:t>
      </w:r>
      <w:del w:id="709" w:author="Patrick Ames" w:date="2020-11-06T08:40:00Z">
        <w:r w:rsidDel="00F84665">
          <w:delText xml:space="preserve">size </w:delText>
        </w:r>
      </w:del>
      <w:r>
        <w:t>will be required in each mempool (number of mbufs) to store data.</w:t>
      </w:r>
    </w:p>
    <w:p w14:paraId="229B9FD3" w14:textId="77777777" w:rsidR="00AB4DE0" w:rsidRDefault="00AB4DE0" w:rsidP="004E1954">
      <w:pPr>
        <w:pStyle w:val="Heading3"/>
      </w:pPr>
      <w:bookmarkStart w:id="710" w:name="X6eaeeb9d598ef41a55403c5fed045a213de56b9"/>
      <w:bookmarkStart w:id="711" w:name="_Toc54881564"/>
      <w:r>
        <w:t>Data Transfer between host NIC and memory</w:t>
      </w:r>
      <w:bookmarkEnd w:id="710"/>
      <w:bookmarkEnd w:id="711"/>
    </w:p>
    <w:p w14:paraId="474F2982" w14:textId="2AC1B0A4" w:rsidR="00AB4DE0" w:rsidRDefault="00F84665" w:rsidP="004E1954">
      <w:pPr>
        <w:pStyle w:val="FirstParagraph"/>
      </w:pPr>
      <w:ins w:id="712" w:author="Patrick Ames" w:date="2020-11-06T08:40:00Z">
        <w:r>
          <w:t xml:space="preserve">The </w:t>
        </w:r>
      </w:ins>
      <w:r w:rsidR="00AB4DE0">
        <w:t>DPDK application is only processing packets that are exposed in user space host OS memory.</w:t>
      </w:r>
      <w:ins w:id="713" w:author="Patrick Ames" w:date="2020-11-06T08:40:00Z">
        <w:r w:rsidDel="00F84665">
          <w:t xml:space="preserve"> </w:t>
        </w:r>
      </w:ins>
      <w:del w:id="714" w:author="Patrick Ames" w:date="2020-11-06T08:40:00Z">
        <w:r w:rsidR="00AB4DE0" w:rsidDel="00F84665">
          <w:br/>
        </w:r>
      </w:del>
      <w:r w:rsidR="00AB4DE0">
        <w:t>DPDK rings are an abstraction of the real NIC queues: DPDK is using DMA to keep synchronized at any</w:t>
      </w:r>
      <w:ins w:id="715" w:author="Patrick Ames" w:date="2020-11-06T08:40:00Z">
        <w:r>
          <w:t xml:space="preserve"> </w:t>
        </w:r>
      </w:ins>
      <w:r w:rsidR="00AB4DE0">
        <w:t>time between the NIC hardware queues and its DPDK representation in the host memory.</w:t>
      </w:r>
    </w:p>
    <w:p w14:paraId="42F8417C" w14:textId="77777777" w:rsidR="00AB4DE0" w:rsidRDefault="00AB4DE0" w:rsidP="004E1954">
      <w:pPr>
        <w:pStyle w:val="Heading4"/>
      </w:pPr>
      <w:bookmarkStart w:id="716" w:name="Xeeec338026c418137e5815f628f9d1557375762"/>
      <w:r>
        <w:t>Physical NIC incoming packets</w:t>
      </w:r>
      <w:bookmarkEnd w:id="716"/>
    </w:p>
    <w:p w14:paraId="48F5030B" w14:textId="269621ED" w:rsidR="00AB4DE0" w:rsidDel="00F84665" w:rsidRDefault="00AB4DE0" w:rsidP="004E1954">
      <w:pPr>
        <w:pStyle w:val="FirstParagraph"/>
        <w:rPr>
          <w:del w:id="717" w:author="Patrick Ames" w:date="2020-11-06T08:41:00Z"/>
        </w:rPr>
      </w:pPr>
      <w:r>
        <w:t xml:space="preserve">When an incoming packet is reaching the physical NIC interface, it is stored in NIC physical queue memory. </w:t>
      </w:r>
      <w:ins w:id="718" w:author="Patrick Ames" w:date="2020-11-06T08:41:00Z">
        <w:r w:rsidR="00F84665">
          <w:t xml:space="preserve">The </w:t>
        </w:r>
      </w:ins>
      <w:r>
        <w:t>RX ring is managing packets that have to be processed by a DPDK application.</w:t>
      </w:r>
      <w:ins w:id="719" w:author="Patrick Ames" w:date="2020-11-06T08:41:00Z">
        <w:r w:rsidR="00F84665">
          <w:t xml:space="preserve"> </w:t>
        </w:r>
      </w:ins>
    </w:p>
    <w:p w14:paraId="7A82A465" w14:textId="77777777" w:rsidR="00AB4DE0" w:rsidRDefault="00AB4DE0">
      <w:pPr>
        <w:pStyle w:val="FirstParagraph"/>
        <w:pPrChange w:id="720" w:author="Patrick Ames" w:date="2020-11-06T08:41:00Z">
          <w:pPr>
            <w:pStyle w:val="BodyText"/>
          </w:pPr>
        </w:pPrChange>
      </w:pPr>
      <w:r>
        <w:t>Synchronization between the host OS and the NIC happens through two registers, whose content is interpreted as an index in the RX ring:</w:t>
      </w:r>
    </w:p>
    <w:p w14:paraId="00E9AA03" w14:textId="77777777" w:rsidR="00AB4DE0" w:rsidRDefault="00AB4DE0" w:rsidP="004E1954">
      <w:pPr>
        <w:numPr>
          <w:ilvl w:val="0"/>
          <w:numId w:val="2"/>
        </w:numPr>
      </w:pPr>
      <w:r>
        <w:t>Receive Descriptor Head (RDH): indicates the first descriptor prepared by the OS that can be used by the NIC to store the next incoming packet.</w:t>
      </w:r>
    </w:p>
    <w:p w14:paraId="1F2BD72F" w14:textId="77777777" w:rsidR="00AB4DE0" w:rsidRDefault="00AB4DE0" w:rsidP="004E1954">
      <w:pPr>
        <w:numPr>
          <w:ilvl w:val="0"/>
          <w:numId w:val="2"/>
        </w:numPr>
      </w:pPr>
      <w:r>
        <w:t>Receive Descriptor Tail (RDT): indicates the position to stop reception, i.e. the first descriptor that is not ready to be used by the NIC.</w:t>
      </w:r>
    </w:p>
    <w:p w14:paraId="6FEAF25A" w14:textId="1E4BFF02" w:rsidR="00AB4DE0" w:rsidRDefault="00AB4DE0" w:rsidP="004E1954">
      <w:pPr>
        <w:pStyle w:val="FirstParagraph"/>
        <w:rPr>
          <w:ins w:id="721" w:author="Patrick Ames" w:date="2020-11-06T08:41:00Z"/>
        </w:rPr>
      </w:pPr>
      <w:r>
        <w:rPr>
          <w:noProof/>
        </w:rPr>
        <w:drawing>
          <wp:inline distT="0" distB="0" distL="0" distR="0" wp14:anchorId="3E9F6CC7" wp14:editId="051CD195">
            <wp:extent cx="5334000" cy="3065067"/>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5.emf"/>
                    <pic:cNvPicPr>
                      <a:picLocks noChangeAspect="1" noChangeArrowheads="1"/>
                    </pic:cNvPicPr>
                  </pic:nvPicPr>
                  <pic:blipFill>
                    <a:blip r:embed="rId31"/>
                    <a:stretch>
                      <a:fillRect/>
                    </a:stretch>
                  </pic:blipFill>
                  <pic:spPr bwMode="auto">
                    <a:xfrm>
                      <a:off x="0" y="0"/>
                      <a:ext cx="5334000" cy="3065067"/>
                    </a:xfrm>
                    <a:prstGeom prst="rect">
                      <a:avLst/>
                    </a:prstGeom>
                    <a:noFill/>
                    <a:ln w="9525">
                      <a:noFill/>
                      <a:headEnd/>
                      <a:tailEnd/>
                    </a:ln>
                  </pic:spPr>
                </pic:pic>
              </a:graphicData>
            </a:graphic>
          </wp:inline>
        </w:drawing>
      </w:r>
    </w:p>
    <w:p w14:paraId="063CAB37" w14:textId="6FDA5038" w:rsidR="00F84665" w:rsidRDefault="00F84665" w:rsidP="00F84665">
      <w:pPr>
        <w:pStyle w:val="Heading3"/>
        <w:rPr>
          <w:ins w:id="722" w:author="Patrick Ames" w:date="2020-11-06T08:41:00Z"/>
        </w:rPr>
      </w:pPr>
      <w:ins w:id="723" w:author="Patrick Ames" w:date="2020-11-06T08:41:00Z">
        <w:r>
          <w:t>Figure 2.</w:t>
        </w:r>
      </w:ins>
      <w:ins w:id="724" w:author="Patrick Ames" w:date="2020-11-06T08:42:00Z">
        <w:r>
          <w:t>20</w:t>
        </w:r>
      </w:ins>
      <w:ins w:id="725" w:author="Patrick Ames" w:date="2020-11-06T08:41:00Z">
        <w:r>
          <w:tab/>
        </w:r>
      </w:ins>
      <w:ins w:id="726" w:author="Patrick Ames" w:date="2020-11-06T08:44:00Z">
        <w:r>
          <w:t>RDT Receive Descriptor Tail</w:t>
        </w:r>
      </w:ins>
      <w:ins w:id="727" w:author="Patrick Ames" w:date="2020-11-06T08:43:00Z">
        <w:r>
          <w:t xml:space="preserve"> </w:t>
        </w:r>
      </w:ins>
    </w:p>
    <w:p w14:paraId="6482BA94" w14:textId="60812296" w:rsidR="00F84665" w:rsidRPr="00F84665" w:rsidDel="00F84665" w:rsidRDefault="00F84665">
      <w:pPr>
        <w:pStyle w:val="BodyText"/>
        <w:rPr>
          <w:del w:id="728" w:author="Patrick Ames" w:date="2020-11-06T08:42:00Z"/>
        </w:rPr>
        <w:pPrChange w:id="729" w:author="Patrick Ames" w:date="2020-11-06T08:41:00Z">
          <w:pPr>
            <w:pStyle w:val="FirstParagraph"/>
          </w:pPr>
        </w:pPrChange>
      </w:pPr>
    </w:p>
    <w:p w14:paraId="23604897" w14:textId="5921D2C6" w:rsidR="00AB4DE0" w:rsidDel="00F84665" w:rsidRDefault="00AB4DE0" w:rsidP="004E1954">
      <w:pPr>
        <w:pStyle w:val="BodyText"/>
        <w:rPr>
          <w:del w:id="730" w:author="Patrick Ames" w:date="2020-11-06T08:43:00Z"/>
        </w:rPr>
      </w:pPr>
      <w:r>
        <w:t xml:space="preserve">DMA transfer is </w:t>
      </w:r>
      <w:ins w:id="731" w:author="Patrick Ames" w:date="2020-11-06T08:42:00Z">
        <w:r w:rsidR="00F84665">
          <w:t xml:space="preserve">transparently </w:t>
        </w:r>
      </w:ins>
      <w:r>
        <w:t xml:space="preserve">copying </w:t>
      </w:r>
      <w:del w:id="732" w:author="Patrick Ames" w:date="2020-11-06T08:42:00Z">
        <w:r w:rsidDel="00F84665">
          <w:delText xml:space="preserve">transparently </w:delText>
        </w:r>
      </w:del>
      <w:r>
        <w:t>packets from physical NIC memory to the host central memory. DMA is using</w:t>
      </w:r>
      <w:ins w:id="733" w:author="Patrick Ames" w:date="2020-11-06T08:43:00Z">
        <w:r w:rsidR="00F84665">
          <w:t xml:space="preserve"> the</w:t>
        </w:r>
      </w:ins>
      <w:r>
        <w:t xml:space="preserve"> RDT descriptor as </w:t>
      </w:r>
      <w:ins w:id="734" w:author="Patrick Ames" w:date="2020-11-06T08:43:00Z">
        <w:r w:rsidR="00F84665">
          <w:t xml:space="preserve">a </w:t>
        </w:r>
      </w:ins>
      <w:r>
        <w:t>destination memory address for the data to be transferred.</w:t>
      </w:r>
      <w:ins w:id="735" w:author="Patrick Ames" w:date="2020-11-06T08:43:00Z">
        <w:r w:rsidR="00F84665">
          <w:t xml:space="preserve"> </w:t>
        </w:r>
      </w:ins>
    </w:p>
    <w:p w14:paraId="3FCD9BA7" w14:textId="77777777" w:rsidR="00AB4DE0" w:rsidRDefault="00AB4DE0" w:rsidP="004E1954">
      <w:pPr>
        <w:pStyle w:val="BodyText"/>
      </w:pPr>
      <w:r>
        <w:t>Once packets have been transferred into host memory both RX rings and RDT are updated.</w:t>
      </w:r>
    </w:p>
    <w:p w14:paraId="4DD9247E" w14:textId="77777777" w:rsidR="00AB4DE0" w:rsidRDefault="00AB4DE0" w:rsidP="004E1954">
      <w:pPr>
        <w:pStyle w:val="Heading4"/>
      </w:pPr>
      <w:bookmarkStart w:id="736" w:name="X7b7a62afcd3617edd8e41b1371db9e42812fac5"/>
      <w:r>
        <w:t>Physical NIC outgoing packets</w:t>
      </w:r>
      <w:bookmarkEnd w:id="736"/>
    </w:p>
    <w:p w14:paraId="1E59D2E9" w14:textId="77777777" w:rsidR="00AB4DE0" w:rsidRDefault="00AB4DE0" w:rsidP="004E1954">
      <w:pPr>
        <w:pStyle w:val="FirstParagraph"/>
      </w:pPr>
      <w:r>
        <w:t>When a packet has to be sent from host memory to the physical NIC interface, it is referenced in NIC TX ring by the DPDK application. TX ring is managing packets that have to be transferred onto a NIC card.</w:t>
      </w:r>
    </w:p>
    <w:p w14:paraId="76FD0603" w14:textId="1201202A" w:rsidR="00AB4DE0" w:rsidRDefault="00AB4DE0" w:rsidP="004E1954">
      <w:pPr>
        <w:pStyle w:val="BodyText"/>
        <w:rPr>
          <w:ins w:id="737" w:author="Patrick Ames" w:date="2020-11-06T08:44:00Z"/>
        </w:rPr>
      </w:pPr>
      <w:r>
        <w:rPr>
          <w:noProof/>
        </w:rPr>
        <w:drawing>
          <wp:inline distT="0" distB="0" distL="0" distR="0" wp14:anchorId="3DA0F8F3" wp14:editId="637B687A">
            <wp:extent cx="5334000" cy="3065067"/>
            <wp:effectExtent l="0" t="0" r="0" b="0"/>
            <wp:docPr id="2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6.emf"/>
                    <pic:cNvPicPr>
                      <a:picLocks noChangeAspect="1" noChangeArrowheads="1"/>
                    </pic:cNvPicPr>
                  </pic:nvPicPr>
                  <pic:blipFill>
                    <a:blip r:embed="rId32"/>
                    <a:stretch>
                      <a:fillRect/>
                    </a:stretch>
                  </pic:blipFill>
                  <pic:spPr bwMode="auto">
                    <a:xfrm>
                      <a:off x="0" y="0"/>
                      <a:ext cx="5334000" cy="3065067"/>
                    </a:xfrm>
                    <a:prstGeom prst="rect">
                      <a:avLst/>
                    </a:prstGeom>
                    <a:noFill/>
                    <a:ln w="9525">
                      <a:noFill/>
                      <a:headEnd/>
                      <a:tailEnd/>
                    </a:ln>
                  </pic:spPr>
                </pic:pic>
              </a:graphicData>
            </a:graphic>
          </wp:inline>
        </w:drawing>
      </w:r>
    </w:p>
    <w:p w14:paraId="50AC67C3" w14:textId="745B6536" w:rsidR="00F84665" w:rsidRDefault="00F84665" w:rsidP="00F84665">
      <w:pPr>
        <w:pStyle w:val="Heading3"/>
        <w:rPr>
          <w:ins w:id="738" w:author="Patrick Ames" w:date="2020-11-06T08:44:00Z"/>
        </w:rPr>
      </w:pPr>
      <w:ins w:id="739" w:author="Patrick Ames" w:date="2020-11-06T08:44:00Z">
        <w:r>
          <w:t>Figure 2.2</w:t>
        </w:r>
      </w:ins>
      <w:ins w:id="740" w:author="Patrick Ames" w:date="2020-11-06T08:48:00Z">
        <w:r>
          <w:t>1</w:t>
        </w:r>
      </w:ins>
      <w:ins w:id="741" w:author="Patrick Ames" w:date="2020-11-06T08:44:00Z">
        <w:r>
          <w:tab/>
          <w:t xml:space="preserve">TDT: Transmit Descriptor Tail </w:t>
        </w:r>
      </w:ins>
    </w:p>
    <w:p w14:paraId="503BB3DD" w14:textId="01159715" w:rsidR="00F84665" w:rsidDel="00F84665" w:rsidRDefault="00F84665" w:rsidP="004E1954">
      <w:pPr>
        <w:pStyle w:val="BodyText"/>
        <w:rPr>
          <w:del w:id="742" w:author="Patrick Ames" w:date="2020-11-06T08:44:00Z"/>
        </w:rPr>
      </w:pPr>
    </w:p>
    <w:p w14:paraId="63DCAB55" w14:textId="77777777" w:rsidR="00AB4DE0" w:rsidRDefault="00AB4DE0" w:rsidP="004E1954">
      <w:pPr>
        <w:pStyle w:val="BodyText"/>
      </w:pPr>
      <w:r>
        <w:t>Synchronization between the host OS and the NIC happens through two registers, whose content is interpreted as an index in the TX ring:</w:t>
      </w:r>
    </w:p>
    <w:p w14:paraId="23A5BAAA" w14:textId="77777777" w:rsidR="00AB4DE0" w:rsidRDefault="00AB4DE0" w:rsidP="004E1954">
      <w:pPr>
        <w:numPr>
          <w:ilvl w:val="0"/>
          <w:numId w:val="2"/>
        </w:numPr>
      </w:pPr>
      <w:r>
        <w:t>Transmit Descriptor Head (TDH): indicates the first descriptor that has been prepared by the OS and has to be transmitted on the wire.</w:t>
      </w:r>
    </w:p>
    <w:p w14:paraId="27F6DCFB" w14:textId="77777777" w:rsidR="00AB4DE0" w:rsidRDefault="00AB4DE0" w:rsidP="004E1954">
      <w:pPr>
        <w:numPr>
          <w:ilvl w:val="0"/>
          <w:numId w:val="2"/>
        </w:numPr>
      </w:pPr>
      <w:r>
        <w:t>Transmit Descriptor Tail (TDT): indicates the position to stop transmission, i.e. the first descriptor that is not ready to be transmitted, and that will be the next to be prepared.</w:t>
      </w:r>
    </w:p>
    <w:p w14:paraId="44885F20" w14:textId="723EEB7E" w:rsidR="00AB4DE0" w:rsidRDefault="00AB4DE0" w:rsidP="004E1954">
      <w:pPr>
        <w:pStyle w:val="Heading2"/>
      </w:pPr>
      <w:bookmarkStart w:id="743" w:name="Xae05c3101bbffa956ce6d132f9082413cb8ba87"/>
      <w:bookmarkStart w:id="744" w:name="_Toc54881565"/>
      <w:r>
        <w:t xml:space="preserve">DPDK and </w:t>
      </w:r>
      <w:del w:id="745" w:author="Patrick Ames" w:date="2020-11-06T08:46:00Z">
        <w:r w:rsidDel="00F84665">
          <w:delText xml:space="preserve">packet </w:delText>
        </w:r>
      </w:del>
      <w:ins w:id="746" w:author="Patrick Ames" w:date="2020-11-06T08:46:00Z">
        <w:r w:rsidR="00F84665">
          <w:t xml:space="preserve">Packet </w:t>
        </w:r>
      </w:ins>
      <w:del w:id="747" w:author="Patrick Ames" w:date="2020-11-06T08:46:00Z">
        <w:r w:rsidDel="00F84665">
          <w:delText>processing</w:delText>
        </w:r>
      </w:del>
      <w:bookmarkEnd w:id="743"/>
      <w:bookmarkEnd w:id="744"/>
      <w:ins w:id="748" w:author="Patrick Ames" w:date="2020-11-06T08:46:00Z">
        <w:r w:rsidR="00F84665">
          <w:t>Processing</w:t>
        </w:r>
      </w:ins>
    </w:p>
    <w:p w14:paraId="3EB63594" w14:textId="77777777" w:rsidR="00AB4DE0" w:rsidRDefault="00AB4DE0" w:rsidP="004E1954">
      <w:pPr>
        <w:pStyle w:val="Heading3"/>
      </w:pPr>
      <w:bookmarkStart w:id="749" w:name="X0a7c639b44993548f0027034a152eddfb303abc"/>
      <w:bookmarkStart w:id="750" w:name="_Toc54881566"/>
      <w:r>
        <w:t>Linux pthreads</w:t>
      </w:r>
      <w:bookmarkEnd w:id="749"/>
      <w:bookmarkEnd w:id="750"/>
    </w:p>
    <w:p w14:paraId="6F323845" w14:textId="2B0A400D" w:rsidR="00AB4DE0" w:rsidRDefault="00AB4DE0" w:rsidP="004E1954">
      <w:pPr>
        <w:pStyle w:val="FirstParagraph"/>
      </w:pPr>
      <w:r>
        <w:t>Multithreading is the ability of a CPU (single core in a multi-core processor architecture) to provide multiple threads of execution concurrent</w:t>
      </w:r>
      <w:ins w:id="751" w:author="Patrick Ames" w:date="2020-11-06T08:46:00Z">
        <w:r w:rsidR="00F84665">
          <w:t>ly</w:t>
        </w:r>
      </w:ins>
      <w:r>
        <w:t>. In a multithreaded application, the threads share some CPU resources memory:</w:t>
      </w:r>
    </w:p>
    <w:p w14:paraId="74A5902C" w14:textId="77777777" w:rsidR="00AB4DE0" w:rsidRDefault="00AB4DE0" w:rsidP="004E1954">
      <w:pPr>
        <w:numPr>
          <w:ilvl w:val="0"/>
          <w:numId w:val="2"/>
        </w:numPr>
      </w:pPr>
      <w:r>
        <w:t>CPU caches</w:t>
      </w:r>
    </w:p>
    <w:p w14:paraId="0E98D169" w14:textId="77777777" w:rsidR="00AB4DE0" w:rsidRDefault="00AB4DE0" w:rsidP="004E1954">
      <w:pPr>
        <w:numPr>
          <w:ilvl w:val="0"/>
          <w:numId w:val="2"/>
        </w:numPr>
      </w:pPr>
      <w:r>
        <w:t>translation lookaside buffer (TLB)</w:t>
      </w:r>
    </w:p>
    <w:p w14:paraId="17A67281" w14:textId="77777777" w:rsidR="00AB4DE0" w:rsidRDefault="00AB4DE0" w:rsidP="004E1954">
      <w:pPr>
        <w:pStyle w:val="FirstParagraph"/>
      </w:pPr>
      <w:r>
        <w:t>A single Linux process can contain multiple threads, all of which are executing the same program. These threads share the same global memory (data and heap segments), but each thread has its own stack (local variables).</w:t>
      </w:r>
    </w:p>
    <w:p w14:paraId="67836BAB" w14:textId="33DD01E3" w:rsidR="00AB4DE0" w:rsidRDefault="00AB4DE0" w:rsidP="004E1954">
      <w:pPr>
        <w:pStyle w:val="BodyText"/>
      </w:pPr>
      <w:r>
        <w:t xml:space="preserve">Linux pThreads (POSIX threads) is a C library which contains </w:t>
      </w:r>
      <w:del w:id="752" w:author="Patrick Ames" w:date="2020-11-06T08:46:00Z">
        <w:r w:rsidDel="00F84665">
          <w:delText xml:space="preserve">a </w:delText>
        </w:r>
      </w:del>
      <w:r>
        <w:t xml:space="preserve">set functions that are allowing to manage threads into an application. DPDK is using </w:t>
      </w:r>
      <w:ins w:id="753" w:author="Patrick Ames" w:date="2020-11-06T08:46:00Z">
        <w:r w:rsidR="00F84665">
          <w:t xml:space="preserve">the </w:t>
        </w:r>
      </w:ins>
      <w:r>
        <w:t>Linux pThreads library.</w:t>
      </w:r>
    </w:p>
    <w:p w14:paraId="37C670CA" w14:textId="77777777" w:rsidR="00AB4DE0" w:rsidRDefault="00AB4DE0" w:rsidP="004E1954">
      <w:pPr>
        <w:pStyle w:val="Heading3"/>
      </w:pPr>
      <w:bookmarkStart w:id="754" w:name="X3295ef6305ca67d4129919b948a8835953a82b6"/>
      <w:bookmarkStart w:id="755" w:name="_Toc54881567"/>
      <w:r>
        <w:t>DPDK lcores</w:t>
      </w:r>
      <w:bookmarkEnd w:id="754"/>
      <w:bookmarkEnd w:id="755"/>
    </w:p>
    <w:p w14:paraId="52E1BDEA" w14:textId="409E280C" w:rsidR="00AB4DE0" w:rsidRDefault="00AB4DE0" w:rsidP="004E1954">
      <w:pPr>
        <w:pStyle w:val="FirstParagraph"/>
      </w:pPr>
      <w:r>
        <w:t xml:space="preserve">DPDK is using threads that are designed as "lcore”. A </w:t>
      </w:r>
      <w:del w:id="756" w:author="Patrick Ames" w:date="2020-11-06T08:46:00Z">
        <w:r w:rsidDel="00F84665">
          <w:delText>“</w:delText>
        </w:r>
      </w:del>
      <w:r>
        <w:t>lcore</w:t>
      </w:r>
      <w:del w:id="757" w:author="Patrick Ames" w:date="2020-11-06T08:47:00Z">
        <w:r w:rsidDel="00F84665">
          <w:delText>"</w:delText>
        </w:r>
      </w:del>
      <w:r>
        <w:t xml:space="preserve"> refers to an EAL thread, which is really a Linux pthread, which is running onto a single processor execution unit.</w:t>
      </w:r>
    </w:p>
    <w:p w14:paraId="393F8D41" w14:textId="77777777" w:rsidR="00AB4DE0" w:rsidRDefault="00AB4DE0" w:rsidP="004E1954">
      <w:pPr>
        <w:numPr>
          <w:ilvl w:val="0"/>
          <w:numId w:val="2"/>
        </w:numPr>
      </w:pPr>
      <w:r>
        <w:t>first lcore: that executes the main() function and that launches other lcores is named master lcore.</w:t>
      </w:r>
    </w:p>
    <w:p w14:paraId="561AC8E2" w14:textId="77777777" w:rsidR="00AB4DE0" w:rsidRDefault="00AB4DE0" w:rsidP="004E1954">
      <w:pPr>
        <w:numPr>
          <w:ilvl w:val="0"/>
          <w:numId w:val="2"/>
        </w:numPr>
      </w:pPr>
      <w:r>
        <w:t xml:space="preserve">any lcore: that is not the master lcore is a </w:t>
      </w:r>
      <w:r w:rsidRPr="00F84665">
        <w:rPr>
          <w:color w:val="000000" w:themeColor="text1"/>
          <w:highlight w:val="yellow"/>
          <w:rPrChange w:id="758" w:author="Patrick Ames" w:date="2020-11-06T08:47:00Z">
            <w:rPr/>
          </w:rPrChange>
        </w:rPr>
        <w:t>slave</w:t>
      </w:r>
      <w:r w:rsidRPr="00F84665">
        <w:rPr>
          <w:color w:val="000000" w:themeColor="text1"/>
          <w:rPrChange w:id="759" w:author="Patrick Ames" w:date="2020-11-06T08:47:00Z">
            <w:rPr/>
          </w:rPrChange>
        </w:rPr>
        <w:t xml:space="preserve"> </w:t>
      </w:r>
      <w:r>
        <w:t>lcore.</w:t>
      </w:r>
    </w:p>
    <w:p w14:paraId="5C9970DF" w14:textId="5B4A53A6" w:rsidR="00AB4DE0" w:rsidDel="00F84665" w:rsidRDefault="00AB4DE0" w:rsidP="004E1954">
      <w:pPr>
        <w:pStyle w:val="FirstParagraph"/>
        <w:rPr>
          <w:del w:id="760" w:author="Patrick Ames" w:date="2020-11-06T08:48:00Z"/>
        </w:rPr>
      </w:pPr>
      <w:r>
        <w:t>Lcores are not sharing CPU units. Nevertheless, if the host processor supports hyperthreading, a core may include several lcores or threads.</w:t>
      </w:r>
      <w:ins w:id="761" w:author="Patrick Ames" w:date="2020-11-06T08:48:00Z">
        <w:r w:rsidR="00F84665">
          <w:t xml:space="preserve"> L</w:t>
        </w:r>
      </w:ins>
    </w:p>
    <w:p w14:paraId="058C1500" w14:textId="7113504F" w:rsidR="00AB4DE0" w:rsidRDefault="00AB4DE0">
      <w:pPr>
        <w:pStyle w:val="FirstParagraph"/>
        <w:pPrChange w:id="762" w:author="Patrick Ames" w:date="2020-11-06T08:48:00Z">
          <w:pPr>
            <w:pStyle w:val="BodyText"/>
          </w:pPr>
        </w:pPrChange>
      </w:pPr>
      <w:del w:id="763" w:author="Patrick Ames" w:date="2020-11-06T08:48:00Z">
        <w:r w:rsidDel="00F84665">
          <w:delText>l</w:delText>
        </w:r>
      </w:del>
      <w:r>
        <w:t>cores are used to run DPDK application packet processing threads. Several packet processing models are proposed by DPDK. The simplest one is the Run-To-Completion model.</w:t>
      </w:r>
    </w:p>
    <w:p w14:paraId="6A0E4962" w14:textId="617094ED" w:rsidR="00AB4DE0" w:rsidRDefault="00AB4DE0" w:rsidP="004E1954">
      <w:pPr>
        <w:pStyle w:val="BodyText"/>
        <w:rPr>
          <w:ins w:id="764" w:author="Patrick Ames" w:date="2020-11-06T08:48:00Z"/>
        </w:rPr>
      </w:pPr>
      <w:r>
        <w:rPr>
          <w:noProof/>
        </w:rPr>
        <w:drawing>
          <wp:inline distT="0" distB="0" distL="0" distR="0" wp14:anchorId="1064073C" wp14:editId="68764663">
            <wp:extent cx="5334000" cy="1059287"/>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7.emf"/>
                    <pic:cNvPicPr>
                      <a:picLocks noChangeAspect="1" noChangeArrowheads="1"/>
                    </pic:cNvPicPr>
                  </pic:nvPicPr>
                  <pic:blipFill>
                    <a:blip r:embed="rId33"/>
                    <a:stretch>
                      <a:fillRect/>
                    </a:stretch>
                  </pic:blipFill>
                  <pic:spPr bwMode="auto">
                    <a:xfrm>
                      <a:off x="0" y="0"/>
                      <a:ext cx="5334000" cy="1059287"/>
                    </a:xfrm>
                    <a:prstGeom prst="rect">
                      <a:avLst/>
                    </a:prstGeom>
                    <a:noFill/>
                    <a:ln w="9525">
                      <a:noFill/>
                      <a:headEnd/>
                      <a:tailEnd/>
                    </a:ln>
                  </pic:spPr>
                </pic:pic>
              </a:graphicData>
            </a:graphic>
          </wp:inline>
        </w:drawing>
      </w:r>
    </w:p>
    <w:p w14:paraId="38605602" w14:textId="5A6D759D" w:rsidR="00F84665" w:rsidRDefault="00F84665" w:rsidP="00F84665">
      <w:pPr>
        <w:pStyle w:val="Heading3"/>
        <w:rPr>
          <w:ins w:id="765" w:author="Patrick Ames" w:date="2020-11-06T08:48:00Z"/>
        </w:rPr>
      </w:pPr>
      <w:ins w:id="766" w:author="Patrick Ames" w:date="2020-11-06T08:48:00Z">
        <w:r>
          <w:t>Figure 2.2</w:t>
        </w:r>
      </w:ins>
      <w:ins w:id="767" w:author="Patrick Ames" w:date="2020-11-06T08:49:00Z">
        <w:r>
          <w:t>2</w:t>
        </w:r>
      </w:ins>
      <w:ins w:id="768" w:author="Patrick Ames" w:date="2020-11-06T08:48:00Z">
        <w:r>
          <w:tab/>
          <w:t>Run-To-Completion</w:t>
        </w:r>
      </w:ins>
    </w:p>
    <w:p w14:paraId="370E3DA9" w14:textId="62D06DDB" w:rsidR="00F84665" w:rsidDel="00F84665" w:rsidRDefault="00F84665" w:rsidP="004E1954">
      <w:pPr>
        <w:pStyle w:val="BodyText"/>
        <w:rPr>
          <w:del w:id="769" w:author="Patrick Ames" w:date="2020-11-06T08:48:00Z"/>
        </w:rPr>
      </w:pPr>
    </w:p>
    <w:p w14:paraId="41223122" w14:textId="1CA130A6" w:rsidR="00AB4DE0" w:rsidRDefault="00AB4DE0" w:rsidP="004E1954">
      <w:pPr>
        <w:pStyle w:val="BodyText"/>
      </w:pPr>
      <w:r>
        <w:t>Run</w:t>
      </w:r>
      <w:del w:id="770" w:author="Patrick Ames" w:date="2020-11-06T08:49:00Z">
        <w:r w:rsidDel="00F84665">
          <w:delText>-to-C</w:delText>
        </w:r>
      </w:del>
      <w:ins w:id="771" w:author="Patrick Ames" w:date="2020-11-06T08:49:00Z">
        <w:r w:rsidR="00F84665">
          <w:t xml:space="preserve"> to c</w:t>
        </w:r>
      </w:ins>
      <w:r>
        <w:t>ompletion</w:t>
      </w:r>
      <w:del w:id="772" w:author="Patrick Ames" w:date="2020-11-06T08:49:00Z">
        <w:r w:rsidDel="00F84665">
          <w:delText>,</w:delText>
        </w:r>
      </w:del>
      <w:r>
        <w:t xml:space="preserve"> is using a single thread (lcore) for end to end packet processing (packet polling, processing and forwarding).</w:t>
      </w:r>
    </w:p>
    <w:p w14:paraId="57C3BAD8" w14:textId="77777777" w:rsidR="00AB4DE0" w:rsidRDefault="00AB4DE0" w:rsidP="004E1954">
      <w:pPr>
        <w:pStyle w:val="Heading3"/>
      </w:pPr>
      <w:bookmarkStart w:id="773" w:name="Xe173eaaf99f1c3071c439ae886dbfe6fe98ad8f"/>
      <w:bookmarkStart w:id="774" w:name="_Toc54881568"/>
      <w:r>
        <w:t>Multicore Scaling - Pipeline model</w:t>
      </w:r>
      <w:bookmarkEnd w:id="773"/>
      <w:bookmarkEnd w:id="774"/>
    </w:p>
    <w:p w14:paraId="0AE3D3FA" w14:textId="028888F0" w:rsidR="00AB4DE0" w:rsidDel="00F84665" w:rsidRDefault="00AB4DE0" w:rsidP="004E1954">
      <w:pPr>
        <w:pStyle w:val="FirstParagraph"/>
        <w:rPr>
          <w:del w:id="775" w:author="Patrick Ames" w:date="2020-11-06T08:49:00Z"/>
        </w:rPr>
      </w:pPr>
      <w:r>
        <w:t xml:space="preserve">A complex application is typically split across multiple cores, with cores communicating through </w:t>
      </w:r>
      <w:del w:id="776" w:author="Patrick Ames" w:date="2020-11-06T08:49:00Z">
        <w:r w:rsidDel="00F84665">
          <w:delText xml:space="preserve">Software </w:delText>
        </w:r>
      </w:del>
      <w:ins w:id="777" w:author="Patrick Ames" w:date="2020-11-06T08:49:00Z">
        <w:r w:rsidR="00F84665">
          <w:t xml:space="preserve">software </w:t>
        </w:r>
      </w:ins>
      <w:r>
        <w:t>queues.</w:t>
      </w:r>
      <w:ins w:id="778" w:author="Patrick Ames" w:date="2020-11-06T08:49:00Z">
        <w:r w:rsidR="00F84665">
          <w:t xml:space="preserve"> </w:t>
        </w:r>
      </w:ins>
    </w:p>
    <w:p w14:paraId="6147D9B0" w14:textId="070248F9" w:rsidR="00AB4DE0" w:rsidRDefault="00AB4DE0">
      <w:pPr>
        <w:pStyle w:val="FirstParagraph"/>
        <w:pPrChange w:id="779" w:author="Patrick Ames" w:date="2020-11-06T08:49:00Z">
          <w:pPr>
            <w:pStyle w:val="BodyText"/>
          </w:pPr>
        </w:pPrChange>
      </w:pPr>
      <w:r>
        <w:t xml:space="preserve">Packet </w:t>
      </w:r>
      <w:del w:id="780" w:author="Patrick Ames" w:date="2020-11-06T08:49:00Z">
        <w:r w:rsidDel="00F84665">
          <w:delText xml:space="preserve">Framework </w:delText>
        </w:r>
      </w:del>
      <w:ins w:id="781" w:author="Patrick Ames" w:date="2020-11-06T08:49:00Z">
        <w:r w:rsidR="00F84665">
          <w:t xml:space="preserve">framework </w:t>
        </w:r>
      </w:ins>
      <w:r>
        <w:t xml:space="preserve">facilitates the creation of pipelines. Each </w:t>
      </w:r>
      <w:del w:id="782" w:author="Patrick Ames" w:date="2020-11-06T08:49:00Z">
        <w:r w:rsidDel="00F84665">
          <w:delText xml:space="preserve">pipeling </w:delText>
        </w:r>
      </w:del>
      <w:ins w:id="783" w:author="Patrick Ames" w:date="2020-11-06T08:49:00Z">
        <w:r w:rsidR="00F84665">
          <w:t xml:space="preserve">pipeline </w:t>
        </w:r>
      </w:ins>
      <w:r>
        <w:t>thread is assigned to a CPU and is using software queues like output or/and input ports.</w:t>
      </w:r>
    </w:p>
    <w:p w14:paraId="1C7713CD" w14:textId="7DB63213" w:rsidR="00AB4DE0" w:rsidRDefault="00AB4DE0" w:rsidP="004E1954">
      <w:pPr>
        <w:pStyle w:val="BodyText"/>
        <w:rPr>
          <w:ins w:id="784" w:author="Patrick Ames" w:date="2020-11-06T08:50:00Z"/>
        </w:rPr>
      </w:pPr>
      <w:r>
        <w:rPr>
          <w:noProof/>
        </w:rPr>
        <w:drawing>
          <wp:inline distT="0" distB="0" distL="0" distR="0" wp14:anchorId="1C7729A5" wp14:editId="22856514">
            <wp:extent cx="5334000" cy="1938874"/>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8.emf"/>
                    <pic:cNvPicPr>
                      <a:picLocks noChangeAspect="1" noChangeArrowheads="1"/>
                    </pic:cNvPicPr>
                  </pic:nvPicPr>
                  <pic:blipFill>
                    <a:blip r:embed="rId34"/>
                    <a:stretch>
                      <a:fillRect/>
                    </a:stretch>
                  </pic:blipFill>
                  <pic:spPr bwMode="auto">
                    <a:xfrm>
                      <a:off x="0" y="0"/>
                      <a:ext cx="5334000" cy="1938874"/>
                    </a:xfrm>
                    <a:prstGeom prst="rect">
                      <a:avLst/>
                    </a:prstGeom>
                    <a:noFill/>
                    <a:ln w="9525">
                      <a:noFill/>
                      <a:headEnd/>
                      <a:tailEnd/>
                    </a:ln>
                  </pic:spPr>
                </pic:pic>
              </a:graphicData>
            </a:graphic>
          </wp:inline>
        </w:drawing>
      </w:r>
    </w:p>
    <w:p w14:paraId="456E5041" w14:textId="71DCD9A3" w:rsidR="00F84665" w:rsidRDefault="00F84665" w:rsidP="00F84665">
      <w:pPr>
        <w:pStyle w:val="Heading3"/>
        <w:rPr>
          <w:ins w:id="785" w:author="Patrick Ames" w:date="2020-11-06T08:50:00Z"/>
        </w:rPr>
      </w:pPr>
      <w:ins w:id="786" w:author="Patrick Ames" w:date="2020-11-06T08:50:00Z">
        <w:r>
          <w:t>Figure 2.23</w:t>
        </w:r>
        <w:r>
          <w:tab/>
          <w:t>Run-To-Completion</w:t>
        </w:r>
      </w:ins>
    </w:p>
    <w:p w14:paraId="51ABF6E4" w14:textId="40963694" w:rsidR="00F84665" w:rsidDel="00F84665" w:rsidRDefault="00F84665" w:rsidP="004E1954">
      <w:pPr>
        <w:pStyle w:val="BodyText"/>
        <w:rPr>
          <w:del w:id="787" w:author="Patrick Ames" w:date="2020-11-06T08:50:00Z"/>
        </w:rPr>
      </w:pPr>
    </w:p>
    <w:p w14:paraId="1F3F514D" w14:textId="77777777" w:rsidR="00AB4DE0" w:rsidRDefault="00AB4DE0" w:rsidP="004E1954">
      <w:pPr>
        <w:pStyle w:val="BodyText"/>
      </w:pPr>
      <w:r>
        <w:t>For instance, Contrail DPDK vRouter is using such a model for GRE encapsulated packet processing.</w:t>
      </w:r>
    </w:p>
    <w:p w14:paraId="5B1EC8CB" w14:textId="77777777" w:rsidR="00AB4DE0" w:rsidRDefault="00AB4DE0" w:rsidP="004E1954">
      <w:pPr>
        <w:pStyle w:val="Heading3"/>
      </w:pPr>
      <w:bookmarkStart w:id="788" w:name="Xf18941eb682dd61523ef64365b092bdeec809db"/>
      <w:bookmarkStart w:id="789" w:name="_Toc54881569"/>
      <w:r>
        <w:t>Control Threads</w:t>
      </w:r>
      <w:bookmarkEnd w:id="788"/>
      <w:bookmarkEnd w:id="789"/>
    </w:p>
    <w:p w14:paraId="4709FB12" w14:textId="727D9FD0" w:rsidR="00AB4DE0" w:rsidRDefault="00AB4DE0" w:rsidP="004E1954">
      <w:pPr>
        <w:pStyle w:val="FirstParagraph"/>
      </w:pPr>
      <w:r>
        <w:t xml:space="preserve">It is possible to create </w:t>
      </w:r>
      <w:del w:id="790" w:author="Patrick Ames" w:date="2020-11-06T08:50:00Z">
        <w:r w:rsidDel="00A8766D">
          <w:delText xml:space="preserve">Control </w:delText>
        </w:r>
      </w:del>
      <w:ins w:id="791" w:author="Patrick Ames" w:date="2020-11-06T08:50:00Z">
        <w:r w:rsidR="00A8766D">
          <w:t xml:space="preserve">control </w:t>
        </w:r>
      </w:ins>
      <w:del w:id="792" w:author="Patrick Ames" w:date="2020-11-06T08:51:00Z">
        <w:r w:rsidDel="00A8766D">
          <w:delText>Threads</w:delText>
        </w:r>
      </w:del>
      <w:ins w:id="793" w:author="Patrick Ames" w:date="2020-11-06T08:51:00Z">
        <w:r w:rsidR="00A8766D">
          <w:t>threads</w:t>
        </w:r>
      </w:ins>
      <w:r>
        <w:t>. Those threads can be used for management/infrastructure tasks and are used internally by DPDK for multi process support and interrupt handling.</w:t>
      </w:r>
    </w:p>
    <w:p w14:paraId="64F1CDE2" w14:textId="77777777" w:rsidR="00AB4DE0" w:rsidRDefault="00AB4DE0" w:rsidP="004E1954">
      <w:pPr>
        <w:pStyle w:val="Heading3"/>
      </w:pPr>
      <w:bookmarkStart w:id="794" w:name="X0c42fa2a773dce39610be36fb673c9ae8cdc494"/>
      <w:bookmarkStart w:id="795" w:name="_Toc54881570"/>
      <w:r>
        <w:t>Service Core</w:t>
      </w:r>
      <w:bookmarkEnd w:id="794"/>
      <w:bookmarkEnd w:id="795"/>
    </w:p>
    <w:p w14:paraId="2B7449F8" w14:textId="77777777" w:rsidR="00AB4DE0" w:rsidRDefault="00AB4DE0" w:rsidP="004E1954">
      <w:pPr>
        <w:pStyle w:val="FirstParagraph"/>
      </w:pPr>
      <w:r>
        <w:t>DPDK service cores enables a dynamic way of performing work on DPDK lcores. Service core support is built into the EAL</w:t>
      </w:r>
      <w:del w:id="796" w:author="Patrick Ames" w:date="2020-11-06T08:51:00Z">
        <w:r w:rsidDel="00A8766D">
          <w:delText>,</w:delText>
        </w:r>
      </w:del>
      <w:r>
        <w:t xml:space="preserve"> and an API is provided to optionally allow applications to control how the service cores are used at runtime.</w:t>
      </w:r>
    </w:p>
    <w:p w14:paraId="27467408" w14:textId="77777777" w:rsidR="00AB4DE0" w:rsidRDefault="00AB4DE0" w:rsidP="004E1954">
      <w:pPr>
        <w:pStyle w:val="Heading2"/>
      </w:pPr>
      <w:bookmarkStart w:id="797" w:name="X749457e8e2fb2f611c7c4b9f59f9b1143b11c90"/>
      <w:bookmarkStart w:id="798" w:name="_Toc54881571"/>
      <w:r>
        <w:t>DPDK and Poll Mode Drivers (PMD)</w:t>
      </w:r>
      <w:bookmarkEnd w:id="797"/>
      <w:bookmarkEnd w:id="798"/>
    </w:p>
    <w:p w14:paraId="54DE0E94" w14:textId="2BC81C82" w:rsidR="00AB4DE0" w:rsidRDefault="00AB4DE0" w:rsidP="004E1954">
      <w:pPr>
        <w:pStyle w:val="FirstParagraph"/>
      </w:pPr>
      <w:r>
        <w:t xml:space="preserve">When DPDK is used, </w:t>
      </w:r>
      <w:del w:id="799" w:author="Patrick Ames" w:date="2020-11-06T08:51:00Z">
        <w:r w:rsidDel="00A8766D">
          <w:delText xml:space="preserve">Network </w:delText>
        </w:r>
      </w:del>
      <w:ins w:id="800" w:author="Patrick Ames" w:date="2020-11-06T08:51:00Z">
        <w:r w:rsidR="00A8766D">
          <w:t xml:space="preserve">network </w:t>
        </w:r>
      </w:ins>
      <w:r>
        <w:t xml:space="preserve">interfaces are no </w:t>
      </w:r>
      <w:del w:id="801" w:author="Patrick Ames" w:date="2020-11-06T08:51:00Z">
        <w:r w:rsidDel="00A8766D">
          <w:delText xml:space="preserve">more </w:delText>
        </w:r>
      </w:del>
      <w:ins w:id="802" w:author="Patrick Ames" w:date="2020-11-06T08:51:00Z">
        <w:r w:rsidR="00A8766D">
          <w:t xml:space="preserve">longer </w:t>
        </w:r>
      </w:ins>
      <w:r>
        <w:t xml:space="preserve">managed in </w:t>
      </w:r>
      <w:del w:id="803" w:author="Patrick Ames" w:date="2020-11-06T08:51:00Z">
        <w:r w:rsidDel="00A8766D">
          <w:delText xml:space="preserve">Kernel </w:delText>
        </w:r>
      </w:del>
      <w:ins w:id="804" w:author="Patrick Ames" w:date="2020-11-06T08:51:00Z">
        <w:r w:rsidR="00A8766D">
          <w:t xml:space="preserve">kernel </w:t>
        </w:r>
      </w:ins>
      <w:r>
        <w:t xml:space="preserve">space. </w:t>
      </w:r>
      <w:del w:id="805" w:author="Patrick Ames" w:date="2020-11-06T08:51:00Z">
        <w:r w:rsidDel="00A8766D">
          <w:delText xml:space="preserve">Regular </w:delText>
        </w:r>
      </w:del>
      <w:ins w:id="806" w:author="Patrick Ames" w:date="2020-11-06T08:51:00Z">
        <w:r w:rsidR="00A8766D">
          <w:t xml:space="preserve">The regular </w:t>
        </w:r>
      </w:ins>
      <w:r>
        <w:t>Linux NIC driver which is usually used to manage the NIC has to be replaced by a new driver which is able to run into user space. This new drive</w:t>
      </w:r>
      <w:ins w:id="807" w:author="Patrick Ames" w:date="2020-11-06T08:51:00Z">
        <w:r w:rsidR="00A8766D">
          <w:t>r</w:t>
        </w:r>
      </w:ins>
      <w:r>
        <w:t>, called Poll Mode Driver (PMD)</w:t>
      </w:r>
      <w:ins w:id="808" w:author="Patrick Ames" w:date="2020-11-06T08:51:00Z">
        <w:r w:rsidR="00A8766D">
          <w:t>,</w:t>
        </w:r>
      </w:ins>
      <w:r>
        <w:t xml:space="preserve"> will be used to manage the network interface into user space with the DPDK library.</w:t>
      </w:r>
    </w:p>
    <w:p w14:paraId="65E21C07" w14:textId="77777777" w:rsidR="00AB4DE0" w:rsidRDefault="00AB4DE0" w:rsidP="004E1954">
      <w:pPr>
        <w:pStyle w:val="Heading3"/>
      </w:pPr>
      <w:bookmarkStart w:id="809" w:name="Xaa6af217f3d5068aa42425884014ca46c54cfb0"/>
      <w:bookmarkStart w:id="810" w:name="_Toc54881572"/>
      <w:r>
        <w:t>Physical NIC and BAR registers</w:t>
      </w:r>
      <w:bookmarkEnd w:id="809"/>
      <w:bookmarkEnd w:id="810"/>
    </w:p>
    <w:p w14:paraId="2E5A37B3" w14:textId="77777777" w:rsidR="00AB4DE0" w:rsidRDefault="00AB4DE0" w:rsidP="004E1954">
      <w:pPr>
        <w:pStyle w:val="FirstParagraph"/>
      </w:pPr>
      <w:r>
        <w:t>PCI devices have a set of registers referred to as configuration space for devices. These configuration space registers are mapped to host memory locations.</w:t>
      </w:r>
    </w:p>
    <w:p w14:paraId="56178ADE" w14:textId="77777777" w:rsidR="00AB4DE0" w:rsidRDefault="00AB4DE0" w:rsidP="004E1954">
      <w:pPr>
        <w:pStyle w:val="BodyText"/>
      </w:pPr>
      <w:r>
        <w:t>When a PCI device is enabled, the system’s device drivers (by writing configuration commands to the PCI controller) programs the Base Address Registers (BAR) to inform the PCI device of its address mapping. Next, the host operating system is able to address this PCI device.</w:t>
      </w:r>
    </w:p>
    <w:p w14:paraId="6037535E" w14:textId="77777777" w:rsidR="00AB4DE0" w:rsidRDefault="00AB4DE0" w:rsidP="004E1954">
      <w:pPr>
        <w:pStyle w:val="Heading3"/>
      </w:pPr>
      <w:bookmarkStart w:id="811" w:name="Xaff615b4924656da6a3e31bf918673223f65d17"/>
      <w:bookmarkStart w:id="812" w:name="_Toc54881573"/>
      <w:r>
        <w:t>Linux NIC drivers</w:t>
      </w:r>
      <w:bookmarkEnd w:id="811"/>
      <w:bookmarkEnd w:id="812"/>
    </w:p>
    <w:p w14:paraId="45862C7E" w14:textId="78909CCD" w:rsidR="00AB4DE0" w:rsidRDefault="00AB4DE0" w:rsidP="004E1954">
      <w:pPr>
        <w:pStyle w:val="FirstParagraph"/>
      </w:pPr>
      <w:r>
        <w:t xml:space="preserve">With usual Linux NIC </w:t>
      </w:r>
      <w:del w:id="813" w:author="Patrick Ames" w:date="2020-11-06T08:52:00Z">
        <w:r w:rsidDel="00A8766D">
          <w:delText>Kernel</w:delText>
        </w:r>
      </w:del>
      <w:ins w:id="814" w:author="Patrick Ames" w:date="2020-11-06T08:52:00Z">
        <w:r w:rsidR="00A8766D">
          <w:t>kernels</w:t>
        </w:r>
      </w:ins>
      <w:r>
        <w:t xml:space="preserve">, both NIC configuration and </w:t>
      </w:r>
      <w:del w:id="815" w:author="Patrick Ames" w:date="2020-11-06T08:52:00Z">
        <w:r w:rsidDel="00A8766D">
          <w:delText xml:space="preserve">Packet </w:delText>
        </w:r>
      </w:del>
      <w:ins w:id="816" w:author="Patrick Ames" w:date="2020-11-06T08:52:00Z">
        <w:r w:rsidR="00A8766D">
          <w:t xml:space="preserve">packet </w:t>
        </w:r>
      </w:ins>
      <w:r>
        <w:t xml:space="preserve">processing is done in </w:t>
      </w:r>
      <w:del w:id="817" w:author="Patrick Ames" w:date="2020-11-06T08:52:00Z">
        <w:r w:rsidDel="00A8766D">
          <w:delText xml:space="preserve">Kernel </w:delText>
        </w:r>
      </w:del>
      <w:ins w:id="818" w:author="Patrick Ames" w:date="2020-11-06T08:52:00Z">
        <w:r w:rsidR="00A8766D">
          <w:t xml:space="preserve">kernel </w:t>
        </w:r>
      </w:ins>
      <w:del w:id="819" w:author="Patrick Ames" w:date="2020-11-06T08:52:00Z">
        <w:r w:rsidDel="00A8766D">
          <w:delText>Space</w:delText>
        </w:r>
      </w:del>
      <w:ins w:id="820" w:author="Patrick Ames" w:date="2020-11-06T08:52:00Z">
        <w:r w:rsidR="00A8766D">
          <w:t>space</w:t>
        </w:r>
      </w:ins>
      <w:r>
        <w:t>. User applications</w:t>
      </w:r>
      <w:ins w:id="821" w:author="Patrick Ames" w:date="2020-11-06T08:52:00Z">
        <w:r w:rsidR="00A8766D">
          <w:t>,</w:t>
        </w:r>
      </w:ins>
      <w:r>
        <w:t xml:space="preserve"> which have to establish a TCP connection or send a UDP packet</w:t>
      </w:r>
      <w:ins w:id="822" w:author="Patrick Ames" w:date="2020-11-06T08:52:00Z">
        <w:r w:rsidR="00A8766D">
          <w:t>,</w:t>
        </w:r>
      </w:ins>
      <w:r>
        <w:t xml:space="preserve"> </w:t>
      </w:r>
      <w:del w:id="823" w:author="Patrick Ames" w:date="2020-11-06T08:53:00Z">
        <w:r w:rsidDel="00A8766D">
          <w:delText>is using</w:delText>
        </w:r>
      </w:del>
      <w:ins w:id="824" w:author="Patrick Ames" w:date="2020-11-06T08:53:00Z">
        <w:r w:rsidR="00A8766D">
          <w:t>use</w:t>
        </w:r>
      </w:ins>
      <w:r>
        <w:t xml:space="preserve"> the sockets API</w:t>
      </w:r>
      <w:del w:id="825" w:author="Patrick Ames" w:date="2020-11-06T08:53:00Z">
        <w:r w:rsidDel="00A8766D">
          <w:delText>,</w:delText>
        </w:r>
      </w:del>
      <w:r>
        <w:t xml:space="preserve"> exposed by libc library.</w:t>
      </w:r>
    </w:p>
    <w:tbl>
      <w:tblPr>
        <w:tblW w:w="5000" w:type="pct"/>
        <w:tblLook w:val="07C0" w:firstRow="0" w:lastRow="1" w:firstColumn="1" w:lastColumn="1" w:noHBand="1" w:noVBand="1"/>
      </w:tblPr>
      <w:tblGrid>
        <w:gridCol w:w="5409"/>
        <w:gridCol w:w="3997"/>
      </w:tblGrid>
      <w:tr w:rsidR="00AB4DE0" w14:paraId="3AFC0B87" w14:textId="77777777" w:rsidTr="00AB4DE0">
        <w:tc>
          <w:tcPr>
            <w:tcW w:w="0" w:type="auto"/>
          </w:tcPr>
          <w:p w14:paraId="4765B477" w14:textId="77777777" w:rsidR="00AB4DE0" w:rsidRPr="00A8766D" w:rsidRDefault="00AB4DE0" w:rsidP="004E1954">
            <w:pPr>
              <w:pStyle w:val="Compact"/>
              <w:rPr>
                <w:highlight w:val="yellow"/>
                <w:rPrChange w:id="826" w:author="Patrick Ames" w:date="2020-11-06T08:53:00Z">
                  <w:rPr/>
                </w:rPrChange>
              </w:rPr>
            </w:pPr>
            <w:r w:rsidRPr="00A8766D">
              <w:rPr>
                <w:highlight w:val="yellow"/>
                <w:rPrChange w:id="827" w:author="Patrick Ames" w:date="2020-11-06T08:53:00Z">
                  <w:rPr/>
                </w:rPrChange>
              </w:rPr>
              <w:t>image</w:t>
            </w:r>
          </w:p>
          <w:p w14:paraId="23C91924" w14:textId="77777777" w:rsidR="00AB4DE0" w:rsidRPr="00A8766D" w:rsidRDefault="00AB4DE0" w:rsidP="004E1954">
            <w:pPr>
              <w:rPr>
                <w:highlight w:val="yellow"/>
                <w:rPrChange w:id="828" w:author="Patrick Ames" w:date="2020-11-06T08:53:00Z">
                  <w:rPr/>
                </w:rPrChange>
              </w:rPr>
            </w:pPr>
            <w:r w:rsidRPr="00A8766D">
              <w:rPr>
                <w:highlight w:val="yellow"/>
                <w:rPrChange w:id="829" w:author="Patrick Ames" w:date="2020-11-06T08:53:00Z">
                  <w:rPr/>
                </w:rPrChange>
              </w:rPr>
              <w:t>NIC configuration</w:t>
            </w:r>
          </w:p>
        </w:tc>
        <w:tc>
          <w:tcPr>
            <w:tcW w:w="0" w:type="auto"/>
          </w:tcPr>
          <w:p w14:paraId="74D640BC" w14:textId="77777777" w:rsidR="00AB4DE0" w:rsidRPr="00A8766D" w:rsidRDefault="00AB4DE0" w:rsidP="004E1954">
            <w:pPr>
              <w:pStyle w:val="Compact"/>
              <w:rPr>
                <w:highlight w:val="yellow"/>
                <w:rPrChange w:id="830" w:author="Patrick Ames" w:date="2020-11-06T08:53:00Z">
                  <w:rPr/>
                </w:rPrChange>
              </w:rPr>
            </w:pPr>
            <w:r w:rsidRPr="00A8766D">
              <w:rPr>
                <w:highlight w:val="yellow"/>
                <w:rPrChange w:id="831" w:author="Patrick Ames" w:date="2020-11-06T08:53:00Z">
                  <w:rPr/>
                </w:rPrChange>
              </w:rPr>
              <w:t>image</w:t>
            </w:r>
          </w:p>
          <w:p w14:paraId="5A7E5126" w14:textId="77777777" w:rsidR="00AB4DE0" w:rsidRDefault="00AB4DE0" w:rsidP="004E1954">
            <w:r w:rsidRPr="00A8766D">
              <w:rPr>
                <w:highlight w:val="yellow"/>
                <w:rPrChange w:id="832" w:author="Patrick Ames" w:date="2020-11-06T08:53:00Z">
                  <w:rPr/>
                </w:rPrChange>
              </w:rPr>
              <w:t>NIC packet processing</w:t>
            </w:r>
          </w:p>
        </w:tc>
      </w:tr>
      <w:tr w:rsidR="00A8766D" w14:paraId="147259C8" w14:textId="77777777" w:rsidTr="00AB4DE0">
        <w:trPr>
          <w:ins w:id="833" w:author="Patrick Ames" w:date="2020-11-06T08:53:00Z"/>
        </w:trPr>
        <w:tc>
          <w:tcPr>
            <w:tcW w:w="0" w:type="auto"/>
          </w:tcPr>
          <w:p w14:paraId="01EAFEBD" w14:textId="64647FFF" w:rsidR="00A8766D" w:rsidRDefault="00A8766D" w:rsidP="00A8766D">
            <w:pPr>
              <w:pStyle w:val="Heading3"/>
              <w:rPr>
                <w:ins w:id="834" w:author="Patrick Ames" w:date="2020-11-06T08:53:00Z"/>
              </w:rPr>
            </w:pPr>
            <w:ins w:id="835" w:author="Patrick Ames" w:date="2020-11-06T08:53:00Z">
              <w:r>
                <w:t>Figure 2.24</w:t>
              </w:r>
              <w:r>
                <w:tab/>
                <w:t>missing artwork</w:t>
              </w:r>
            </w:ins>
            <w:ins w:id="836" w:author="Patrick Ames" w:date="2020-11-06T08:56:00Z">
              <w:r>
                <w:t>?</w:t>
              </w:r>
            </w:ins>
          </w:p>
          <w:p w14:paraId="6E384698" w14:textId="77777777" w:rsidR="00A8766D" w:rsidRDefault="00A8766D" w:rsidP="004E1954">
            <w:pPr>
              <w:pStyle w:val="Compact"/>
              <w:rPr>
                <w:ins w:id="837" w:author="Patrick Ames" w:date="2020-11-06T08:53:00Z"/>
              </w:rPr>
            </w:pPr>
          </w:p>
        </w:tc>
        <w:tc>
          <w:tcPr>
            <w:tcW w:w="0" w:type="auto"/>
          </w:tcPr>
          <w:p w14:paraId="7FF927A1" w14:textId="77777777" w:rsidR="00A8766D" w:rsidRDefault="00A8766D" w:rsidP="004E1954">
            <w:pPr>
              <w:pStyle w:val="Compact"/>
              <w:rPr>
                <w:ins w:id="838" w:author="Patrick Ames" w:date="2020-11-06T08:53:00Z"/>
              </w:rPr>
            </w:pPr>
          </w:p>
        </w:tc>
      </w:tr>
    </w:tbl>
    <w:p w14:paraId="72530305" w14:textId="706E2B89" w:rsidR="00AB4DE0" w:rsidRDefault="00AB4DE0" w:rsidP="004E1954">
      <w:pPr>
        <w:pStyle w:val="BodyText"/>
      </w:pPr>
      <w:r>
        <w:t xml:space="preserve">Linux </w:t>
      </w:r>
      <w:del w:id="839" w:author="Patrick Ames" w:date="2020-11-06T08:53:00Z">
        <w:r w:rsidDel="00A8766D">
          <w:delText xml:space="preserve">Packet </w:delText>
        </w:r>
      </w:del>
      <w:ins w:id="840" w:author="Patrick Ames" w:date="2020-11-06T08:53:00Z">
        <w:r w:rsidR="00A8766D">
          <w:t xml:space="preserve">packet </w:t>
        </w:r>
      </w:ins>
      <w:del w:id="841" w:author="Patrick Ames" w:date="2020-11-06T08:53:00Z">
        <w:r w:rsidDel="00A8766D">
          <w:delText xml:space="preserve">Processing </w:delText>
        </w:r>
      </w:del>
      <w:ins w:id="842" w:author="Patrick Ames" w:date="2020-11-06T08:53:00Z">
        <w:r w:rsidR="00A8766D">
          <w:t xml:space="preserve">processing </w:t>
        </w:r>
      </w:ins>
      <w:r>
        <w:t xml:space="preserve">with sockets API </w:t>
      </w:r>
      <w:del w:id="843" w:author="Patrick Ames" w:date="2020-11-06T08:54:00Z">
        <w:r w:rsidDel="00A8766D">
          <w:delText xml:space="preserve">is </w:delText>
        </w:r>
      </w:del>
      <w:del w:id="844" w:author="Patrick Ames" w:date="2020-11-06T08:53:00Z">
        <w:r w:rsidDel="00A8766D">
          <w:delText xml:space="preserve">requiring </w:delText>
        </w:r>
      </w:del>
      <w:ins w:id="845" w:author="Patrick Ames" w:date="2020-11-06T08:53:00Z">
        <w:r w:rsidR="00A8766D">
          <w:t xml:space="preserve">requires the </w:t>
        </w:r>
      </w:ins>
      <w:r>
        <w:t xml:space="preserve">following operations which </w:t>
      </w:r>
      <w:del w:id="846" w:author="Patrick Ames" w:date="2020-11-06T08:54:00Z">
        <w:r w:rsidDel="00A8766D">
          <w:delText xml:space="preserve">are </w:delText>
        </w:r>
      </w:del>
      <w:ins w:id="847" w:author="Patrick Ames" w:date="2020-11-06T08:54:00Z">
        <w:r w:rsidR="00A8766D">
          <w:t xml:space="preserve">can be </w:t>
        </w:r>
      </w:ins>
      <w:r>
        <w:t>costly:</w:t>
      </w:r>
    </w:p>
    <w:p w14:paraId="75A7D3DE" w14:textId="11EA00F4" w:rsidR="00AB4DE0" w:rsidRDefault="00AB4DE0" w:rsidP="004E1954">
      <w:pPr>
        <w:numPr>
          <w:ilvl w:val="0"/>
          <w:numId w:val="2"/>
        </w:numPr>
      </w:pPr>
      <w:r>
        <w:t xml:space="preserve">Kernel Linux </w:t>
      </w:r>
      <w:del w:id="848" w:author="Patrick Ames" w:date="2020-11-06T08:54:00Z">
        <w:r w:rsidDel="00A8766D">
          <w:delText xml:space="preserve">System </w:delText>
        </w:r>
      </w:del>
      <w:ins w:id="849" w:author="Patrick Ames" w:date="2020-11-06T08:54:00Z">
        <w:r w:rsidR="00A8766D">
          <w:t xml:space="preserve">system </w:t>
        </w:r>
      </w:ins>
      <w:r>
        <w:t>calls</w:t>
      </w:r>
    </w:p>
    <w:p w14:paraId="4277F1FF" w14:textId="77777777" w:rsidR="00AB4DE0" w:rsidRDefault="00AB4DE0" w:rsidP="004E1954">
      <w:pPr>
        <w:numPr>
          <w:ilvl w:val="0"/>
          <w:numId w:val="2"/>
        </w:numPr>
      </w:pPr>
      <w:r>
        <w:t>Multitask context switching on blocking I/O</w:t>
      </w:r>
    </w:p>
    <w:p w14:paraId="0E8B9157" w14:textId="77777777" w:rsidR="00AB4DE0" w:rsidRDefault="00AB4DE0" w:rsidP="004E1954">
      <w:pPr>
        <w:numPr>
          <w:ilvl w:val="0"/>
          <w:numId w:val="2"/>
        </w:numPr>
      </w:pPr>
      <w:r>
        <w:t>Data copying from kernel (ring buffers) to user space</w:t>
      </w:r>
    </w:p>
    <w:p w14:paraId="1B5377F2" w14:textId="77777777" w:rsidR="00AB4DE0" w:rsidRDefault="00AB4DE0" w:rsidP="004E1954">
      <w:pPr>
        <w:numPr>
          <w:ilvl w:val="0"/>
          <w:numId w:val="2"/>
        </w:numPr>
      </w:pPr>
      <w:r>
        <w:t>Interrupt handling in kernel</w:t>
      </w:r>
    </w:p>
    <w:p w14:paraId="6C2D4160" w14:textId="76B549A6" w:rsidR="00AB4DE0" w:rsidRDefault="00AB4DE0" w:rsidP="004E1954">
      <w:pPr>
        <w:pStyle w:val="FirstParagraph"/>
      </w:pPr>
      <w:r>
        <w:t xml:space="preserve">With usual Linux </w:t>
      </w:r>
      <w:del w:id="850" w:author="Patrick Ames" w:date="2020-11-06T08:54:00Z">
        <w:r w:rsidDel="00A8766D">
          <w:delText xml:space="preserve">Drivers </w:delText>
        </w:r>
      </w:del>
      <w:ins w:id="851" w:author="Patrick Ames" w:date="2020-11-06T08:54:00Z">
        <w:r w:rsidR="00A8766D">
          <w:t xml:space="preserve">drivers </w:t>
        </w:r>
      </w:ins>
      <w:r>
        <w:t xml:space="preserve">most of operations are occurring in </w:t>
      </w:r>
      <w:del w:id="852" w:author="Patrick Ames" w:date="2020-11-06T08:55:00Z">
        <w:r w:rsidDel="00A8766D">
          <w:delText xml:space="preserve">Kernel </w:delText>
        </w:r>
      </w:del>
      <w:ins w:id="853" w:author="Patrick Ames" w:date="2020-11-06T08:55:00Z">
        <w:r w:rsidR="00A8766D">
          <w:t xml:space="preserve">kernel </w:t>
        </w:r>
      </w:ins>
      <w:r>
        <w:t>modes and are requiring lots of user space to kernel space context switching and interruption mechanisms. The heavy context switching usage is costing lots of CPU cycles and is a limiting the numbers of packets that a CPU is able to process. Such drivers are not able to perform packet processing at expected high speed</w:t>
      </w:r>
      <w:ins w:id="854" w:author="Patrick Ames" w:date="2020-11-06T08:55:00Z">
        <w:r w:rsidR="00A8766D">
          <w:t>s</w:t>
        </w:r>
      </w:ins>
      <w:r>
        <w:t>, especially when 10/40/100G Ethernet generation cards are used on a Linux System.</w:t>
      </w:r>
    </w:p>
    <w:p w14:paraId="1F31DE23" w14:textId="77777777" w:rsidR="00AB4DE0" w:rsidRDefault="00AB4DE0" w:rsidP="004E1954">
      <w:pPr>
        <w:pStyle w:val="Heading3"/>
      </w:pPr>
      <w:bookmarkStart w:id="855" w:name="X5b794b4c2acb8b7bb001a46124c8f4f4ea0882b"/>
      <w:bookmarkStart w:id="856" w:name="_Toc54881574"/>
      <w:r>
        <w:t>Poll Mode Drivers</w:t>
      </w:r>
      <w:bookmarkEnd w:id="855"/>
      <w:bookmarkEnd w:id="856"/>
    </w:p>
    <w:p w14:paraId="5723ABAC" w14:textId="62197F01" w:rsidR="00AB4DE0" w:rsidRDefault="00AB4DE0" w:rsidP="004E1954">
      <w:pPr>
        <w:pStyle w:val="FirstParagraph"/>
      </w:pPr>
      <w:r>
        <w:t xml:space="preserve">A </w:t>
      </w:r>
      <w:del w:id="857" w:author="Patrick Ames" w:date="2020-11-06T08:57:00Z">
        <w:r w:rsidDel="00A8766D">
          <w:delText xml:space="preserve">Poll </w:delText>
        </w:r>
      </w:del>
      <w:ins w:id="858" w:author="Patrick Ames" w:date="2020-11-06T08:57:00Z">
        <w:r w:rsidR="00A8766D">
          <w:t xml:space="preserve">poll </w:t>
        </w:r>
      </w:ins>
      <w:del w:id="859" w:author="Patrick Ames" w:date="2020-11-06T08:57:00Z">
        <w:r w:rsidDel="00A8766D">
          <w:delText xml:space="preserve">Mode </w:delText>
        </w:r>
      </w:del>
      <w:ins w:id="860" w:author="Patrick Ames" w:date="2020-11-06T08:57:00Z">
        <w:r w:rsidR="00A8766D">
          <w:t xml:space="preserve">mode </w:t>
        </w:r>
      </w:ins>
      <w:del w:id="861" w:author="Patrick Ames" w:date="2020-11-06T08:57:00Z">
        <w:r w:rsidDel="00A8766D">
          <w:delText xml:space="preserve">Driver </w:delText>
        </w:r>
      </w:del>
      <w:ins w:id="862" w:author="Patrick Ames" w:date="2020-11-06T08:57:00Z">
        <w:r w:rsidR="00A8766D">
          <w:t xml:space="preserve">driver (PMD) </w:t>
        </w:r>
      </w:ins>
      <w:r>
        <w:t>consists of APIs</w:t>
      </w:r>
      <w:del w:id="863" w:author="Patrick Ames" w:date="2020-11-06T08:57:00Z">
        <w:r w:rsidDel="00A8766D">
          <w:delText>,</w:delText>
        </w:r>
      </w:del>
      <w:r>
        <w:t xml:space="preserve"> running in user space</w:t>
      </w:r>
      <w:del w:id="864" w:author="Patrick Ames" w:date="2020-11-06T08:57:00Z">
        <w:r w:rsidDel="00A8766D">
          <w:delText>,</w:delText>
        </w:r>
      </w:del>
      <w:r>
        <w:t xml:space="preserve"> to configure the devices and their respective queues. In addition, a PMD accesses the RX and TX descriptors directly without any interrupts (with the exception of Link </w:t>
      </w:r>
      <w:del w:id="865" w:author="Patrick Ames" w:date="2020-11-06T08:57:00Z">
        <w:r w:rsidDel="00A8766D">
          <w:delText xml:space="preserve">Status </w:delText>
        </w:r>
      </w:del>
      <w:ins w:id="866" w:author="Patrick Ames" w:date="2020-11-06T08:57:00Z">
        <w:r w:rsidR="00A8766D">
          <w:t xml:space="preserve">status </w:t>
        </w:r>
      </w:ins>
      <w:del w:id="867" w:author="Patrick Ames" w:date="2020-11-06T08:57:00Z">
        <w:r w:rsidDel="00A8766D">
          <w:delText xml:space="preserve">Change </w:delText>
        </w:r>
      </w:del>
      <w:ins w:id="868" w:author="Patrick Ames" w:date="2020-11-06T08:57:00Z">
        <w:r w:rsidR="00A8766D">
          <w:t xml:space="preserve">change </w:t>
        </w:r>
      </w:ins>
      <w:r>
        <w:t>interrupts) to quickly receive, process and deliver packets in the user’s application.</w:t>
      </w:r>
    </w:p>
    <w:p w14:paraId="0E7DBFDA" w14:textId="1598EBBC" w:rsidR="00AB4DE0" w:rsidRDefault="00AB4DE0" w:rsidP="004E1954">
      <w:pPr>
        <w:pStyle w:val="BodyText"/>
      </w:pPr>
      <w:del w:id="869" w:author="Patrick Ames" w:date="2020-11-06T08:58:00Z">
        <w:r w:rsidDel="00A8766D">
          <w:delText>Poll Mode driver</w:delText>
        </w:r>
      </w:del>
      <w:ins w:id="870" w:author="Patrick Ames" w:date="2020-11-06T08:58:00Z">
        <w:r w:rsidR="00A8766D">
          <w:t>PMD</w:t>
        </w:r>
      </w:ins>
      <w:r>
        <w:t xml:space="preserve">s are involved in NIC configuration. They </w:t>
      </w:r>
      <w:del w:id="871" w:author="Patrick Ames" w:date="2020-11-06T08:58:00Z">
        <w:r w:rsidDel="00A8766D">
          <w:delText xml:space="preserve">are </w:delText>
        </w:r>
      </w:del>
      <w:r>
        <w:t>expos</w:t>
      </w:r>
      <w:del w:id="872" w:author="Patrick Ames" w:date="2020-11-06T08:58:00Z">
        <w:r w:rsidDel="00A8766D">
          <w:delText>in</w:delText>
        </w:r>
      </w:del>
      <w:ins w:id="873" w:author="Patrick Ames" w:date="2020-11-06T08:58:00Z">
        <w:r w:rsidR="00A8766D">
          <w:t>e</w:t>
        </w:r>
      </w:ins>
      <w:del w:id="874" w:author="Patrick Ames" w:date="2020-11-06T08:58:00Z">
        <w:r w:rsidDel="00A8766D">
          <w:delText>g</w:delText>
        </w:r>
      </w:del>
      <w:r>
        <w:t xml:space="preserve"> NIC configuration registers into host memory area which is directly reachable from user space.</w:t>
      </w:r>
    </w:p>
    <w:tbl>
      <w:tblPr>
        <w:tblW w:w="5000" w:type="pct"/>
        <w:tblLook w:val="07C0" w:firstRow="0" w:lastRow="1" w:firstColumn="1" w:lastColumn="1" w:noHBand="1" w:noVBand="1"/>
      </w:tblPr>
      <w:tblGrid>
        <w:gridCol w:w="5459"/>
        <w:gridCol w:w="3947"/>
      </w:tblGrid>
      <w:tr w:rsidR="00AB4DE0" w14:paraId="387FBD10" w14:textId="77777777" w:rsidTr="00AB4DE0">
        <w:tc>
          <w:tcPr>
            <w:tcW w:w="0" w:type="auto"/>
          </w:tcPr>
          <w:p w14:paraId="0935C3EC" w14:textId="77777777" w:rsidR="00AB4DE0" w:rsidRPr="00A8766D" w:rsidRDefault="00AB4DE0" w:rsidP="004E1954">
            <w:pPr>
              <w:pStyle w:val="Compact"/>
              <w:rPr>
                <w:highlight w:val="yellow"/>
                <w:rPrChange w:id="875" w:author="Patrick Ames" w:date="2020-11-06T08:56:00Z">
                  <w:rPr/>
                </w:rPrChange>
              </w:rPr>
            </w:pPr>
            <w:r w:rsidRPr="00A8766D">
              <w:rPr>
                <w:highlight w:val="yellow"/>
                <w:rPrChange w:id="876" w:author="Patrick Ames" w:date="2020-11-06T08:56:00Z">
                  <w:rPr/>
                </w:rPrChange>
              </w:rPr>
              <w:t>image</w:t>
            </w:r>
          </w:p>
          <w:p w14:paraId="6EA9F146" w14:textId="77777777" w:rsidR="00AB4DE0" w:rsidRPr="00A8766D" w:rsidRDefault="00AB4DE0" w:rsidP="004E1954">
            <w:pPr>
              <w:rPr>
                <w:highlight w:val="yellow"/>
                <w:rPrChange w:id="877" w:author="Patrick Ames" w:date="2020-11-06T08:56:00Z">
                  <w:rPr/>
                </w:rPrChange>
              </w:rPr>
            </w:pPr>
            <w:r w:rsidRPr="00A8766D">
              <w:rPr>
                <w:highlight w:val="yellow"/>
                <w:rPrChange w:id="878" w:author="Patrick Ames" w:date="2020-11-06T08:56:00Z">
                  <w:rPr/>
                </w:rPrChange>
              </w:rPr>
              <w:t>NIC configuration</w:t>
            </w:r>
          </w:p>
        </w:tc>
        <w:tc>
          <w:tcPr>
            <w:tcW w:w="0" w:type="auto"/>
          </w:tcPr>
          <w:p w14:paraId="089A01A5" w14:textId="77777777" w:rsidR="00AB4DE0" w:rsidRPr="00A8766D" w:rsidRDefault="00AB4DE0" w:rsidP="004E1954">
            <w:pPr>
              <w:pStyle w:val="Compact"/>
              <w:rPr>
                <w:highlight w:val="yellow"/>
                <w:rPrChange w:id="879" w:author="Patrick Ames" w:date="2020-11-06T08:56:00Z">
                  <w:rPr/>
                </w:rPrChange>
              </w:rPr>
            </w:pPr>
            <w:r w:rsidRPr="00A8766D">
              <w:rPr>
                <w:highlight w:val="yellow"/>
                <w:rPrChange w:id="880" w:author="Patrick Ames" w:date="2020-11-06T08:56:00Z">
                  <w:rPr/>
                </w:rPrChange>
              </w:rPr>
              <w:t>image</w:t>
            </w:r>
          </w:p>
          <w:p w14:paraId="173DCA1F" w14:textId="4D07ABC3" w:rsidR="00A8766D" w:rsidRDefault="00AB4DE0" w:rsidP="004E1954">
            <w:r w:rsidRPr="00A8766D">
              <w:rPr>
                <w:highlight w:val="yellow"/>
                <w:rPrChange w:id="881" w:author="Patrick Ames" w:date="2020-11-06T08:56:00Z">
                  <w:rPr/>
                </w:rPrChange>
              </w:rPr>
              <w:t>NIC packet processing</w:t>
            </w:r>
          </w:p>
        </w:tc>
      </w:tr>
      <w:tr w:rsidR="00A8766D" w14:paraId="7A43B2C7" w14:textId="77777777" w:rsidTr="00A8766D">
        <w:trPr>
          <w:ins w:id="882" w:author="Patrick Ames" w:date="2020-11-06T08:56:00Z"/>
        </w:trPr>
        <w:tc>
          <w:tcPr>
            <w:tcW w:w="0" w:type="auto"/>
          </w:tcPr>
          <w:p w14:paraId="5E0913A8" w14:textId="660EE498" w:rsidR="00A8766D" w:rsidRDefault="00A8766D" w:rsidP="00A8766D">
            <w:pPr>
              <w:pStyle w:val="Compact"/>
              <w:rPr>
                <w:ins w:id="883" w:author="Patrick Ames" w:date="2020-11-06T08:56:00Z"/>
              </w:rPr>
            </w:pPr>
            <w:ins w:id="884" w:author="Patrick Ames" w:date="2020-11-06T08:56:00Z">
              <w:r>
                <w:t>Figure 2.25</w:t>
              </w:r>
              <w:r>
                <w:tab/>
                <w:t>missing artwork?</w:t>
              </w:r>
            </w:ins>
          </w:p>
          <w:p w14:paraId="1D43F42B" w14:textId="77777777" w:rsidR="00A8766D" w:rsidRDefault="00A8766D" w:rsidP="00832BEC">
            <w:pPr>
              <w:pStyle w:val="Compact"/>
              <w:rPr>
                <w:ins w:id="885" w:author="Patrick Ames" w:date="2020-11-06T08:56:00Z"/>
              </w:rPr>
            </w:pPr>
          </w:p>
        </w:tc>
        <w:tc>
          <w:tcPr>
            <w:tcW w:w="0" w:type="auto"/>
          </w:tcPr>
          <w:p w14:paraId="52FACAD2" w14:textId="77777777" w:rsidR="00A8766D" w:rsidRDefault="00A8766D" w:rsidP="00832BEC">
            <w:pPr>
              <w:pStyle w:val="Compact"/>
              <w:rPr>
                <w:ins w:id="886" w:author="Patrick Ames" w:date="2020-11-06T08:56:00Z"/>
              </w:rPr>
            </w:pPr>
          </w:p>
        </w:tc>
      </w:tr>
    </w:tbl>
    <w:p w14:paraId="1784D253" w14:textId="70F4C375" w:rsidR="00AB4DE0" w:rsidRDefault="00AB4DE0" w:rsidP="004E1954">
      <w:pPr>
        <w:pStyle w:val="BodyText"/>
      </w:pPr>
      <w:r>
        <w:t>In short</w:t>
      </w:r>
      <w:del w:id="887" w:author="Patrick Ames" w:date="2020-11-06T08:58:00Z">
        <w:r w:rsidDel="00A8766D">
          <w:delText>, Poll Mode Driver</w:delText>
        </w:r>
      </w:del>
      <w:ins w:id="888" w:author="Patrick Ames" w:date="2020-11-06T08:58:00Z">
        <w:r w:rsidR="00A8766D">
          <w:t>PMD</w:t>
        </w:r>
      </w:ins>
      <w:r>
        <w:t>s are user space pthreads which:</w:t>
      </w:r>
    </w:p>
    <w:p w14:paraId="5D8586E1" w14:textId="77777777" w:rsidR="00AB4DE0" w:rsidRDefault="00AB4DE0" w:rsidP="004E1954">
      <w:pPr>
        <w:numPr>
          <w:ilvl w:val="0"/>
          <w:numId w:val="2"/>
        </w:numPr>
      </w:pPr>
      <w:r>
        <w:t>call specific EAL functions</w:t>
      </w:r>
    </w:p>
    <w:p w14:paraId="66943F93" w14:textId="77777777" w:rsidR="00AB4DE0" w:rsidRDefault="00AB4DE0" w:rsidP="004E1954">
      <w:pPr>
        <w:numPr>
          <w:ilvl w:val="0"/>
          <w:numId w:val="2"/>
        </w:numPr>
      </w:pPr>
      <w:r>
        <w:t>have a per NIC implementation</w:t>
      </w:r>
    </w:p>
    <w:p w14:paraId="6057E270" w14:textId="77777777" w:rsidR="00AB4DE0" w:rsidRDefault="00AB4DE0" w:rsidP="004E1954">
      <w:pPr>
        <w:numPr>
          <w:ilvl w:val="0"/>
          <w:numId w:val="2"/>
        </w:numPr>
      </w:pPr>
      <w:r>
        <w:t>have direct access to RX/TX descriptors</w:t>
      </w:r>
    </w:p>
    <w:p w14:paraId="2696BC14" w14:textId="77777777" w:rsidR="00AB4DE0" w:rsidRDefault="00AB4DE0" w:rsidP="004E1954">
      <w:pPr>
        <w:numPr>
          <w:ilvl w:val="0"/>
          <w:numId w:val="2"/>
        </w:numPr>
      </w:pPr>
      <w:r>
        <w:t>use Linux user space device enablers (UIO or VFIO) driver for specific control changes (interrupts configuration)</w:t>
      </w:r>
    </w:p>
    <w:p w14:paraId="7FBA197D" w14:textId="5519D269" w:rsidR="00AB4DE0" w:rsidRDefault="00AB4DE0" w:rsidP="004E1954">
      <w:pPr>
        <w:pStyle w:val="FirstParagraph"/>
      </w:pPr>
      <w:r>
        <w:t xml:space="preserve">Hence user applications can </w:t>
      </w:r>
      <w:ins w:id="889" w:author="Patrick Ames" w:date="2020-11-06T08:58:00Z">
        <w:r w:rsidR="00A8766D">
          <w:t xml:space="preserve">directly </w:t>
        </w:r>
      </w:ins>
      <w:r>
        <w:t xml:space="preserve">configure </w:t>
      </w:r>
      <w:del w:id="890" w:author="Patrick Ames" w:date="2020-11-06T08:58:00Z">
        <w:r w:rsidDel="00A8766D">
          <w:delText xml:space="preserve">directly </w:delText>
        </w:r>
      </w:del>
      <w:r>
        <w:t>the NIC cards they are using from Linux user space where they are running.</w:t>
      </w:r>
    </w:p>
    <w:p w14:paraId="2170C287" w14:textId="0EDF8909" w:rsidR="00AB4DE0" w:rsidRPr="00832BEC" w:rsidRDefault="00AB4DE0" w:rsidP="004E1954">
      <w:pPr>
        <w:pStyle w:val="BodyText"/>
      </w:pPr>
      <w:r w:rsidRPr="00832BEC">
        <w:t xml:space="preserve">A first configuration phase is using </w:t>
      </w:r>
      <w:del w:id="891" w:author="Patrick Ames" w:date="2020-11-08T09:03:00Z">
        <w:r w:rsidRPr="00832BEC" w:rsidDel="00832BEC">
          <w:delText>Poll Mode Driver</w:delText>
        </w:r>
      </w:del>
      <w:ins w:id="892" w:author="Patrick Ames" w:date="2020-11-08T09:03:00Z">
        <w:r w:rsidR="00832BEC">
          <w:t>PMD</w:t>
        </w:r>
      </w:ins>
      <w:r w:rsidRPr="00832BEC">
        <w:t xml:space="preserve">s and </w:t>
      </w:r>
      <w:ins w:id="893" w:author="Patrick Ames" w:date="2020-11-08T09:03:00Z">
        <w:r w:rsidR="00832BEC">
          <w:t xml:space="preserve">the </w:t>
        </w:r>
      </w:ins>
      <w:r w:rsidRPr="00832BEC">
        <w:t xml:space="preserve">DPDK library to configure DPDK rings buffers into Linux user space. Next, incoming packets will be automatically transferred with DMA (Direct Memory Access) mechanism from </w:t>
      </w:r>
      <w:ins w:id="894" w:author="Patrick Ames" w:date="2020-11-08T09:03:00Z">
        <w:r w:rsidR="00832BEC">
          <w:t xml:space="preserve">the </w:t>
        </w:r>
      </w:ins>
      <w:r w:rsidRPr="00832BEC">
        <w:t>NIC physical RX queues in NIC memory to DPDK RX rings buffer</w:t>
      </w:r>
      <w:ins w:id="895" w:author="Patrick Ames" w:date="2020-11-08T09:03:00Z">
        <w:r w:rsidR="00832BEC">
          <w:t>ed</w:t>
        </w:r>
      </w:ins>
      <w:r w:rsidRPr="00832BEC">
        <w:t xml:space="preserve"> in host memory. DMA</w:t>
      </w:r>
      <w:del w:id="896" w:author="Patrick Ames" w:date="2020-11-08T09:03:00Z">
        <w:r w:rsidRPr="00832BEC" w:rsidDel="00832BEC">
          <w:delText xml:space="preserve"> (Direct Memory Access)</w:delText>
        </w:r>
      </w:del>
      <w:r w:rsidRPr="00832BEC">
        <w:t xml:space="preserve"> is also used to transfer outgoing packets from </w:t>
      </w:r>
      <w:ins w:id="897" w:author="Patrick Ames" w:date="2020-11-08T09:04:00Z">
        <w:r w:rsidR="00832BEC">
          <w:t xml:space="preserve">the </w:t>
        </w:r>
      </w:ins>
      <w:r w:rsidRPr="00832BEC">
        <w:t xml:space="preserve">DPDK TX rings buffer in host memory to </w:t>
      </w:r>
      <w:ins w:id="898" w:author="Patrick Ames" w:date="2020-11-08T09:04:00Z">
        <w:r w:rsidR="00832BEC">
          <w:t xml:space="preserve">the </w:t>
        </w:r>
      </w:ins>
      <w:r w:rsidRPr="00832BEC">
        <w:t>NIC physical TX queues in NIC memory. DMA offloads expensive memory operations, such as large copies or scatter-gather operations, from the CPU.</w:t>
      </w:r>
    </w:p>
    <w:p w14:paraId="7DE38117" w14:textId="4BA93D9D" w:rsidR="00AB4DE0" w:rsidRPr="00832BEC" w:rsidRDefault="00AB4DE0" w:rsidP="004E1954">
      <w:pPr>
        <w:pStyle w:val="Heading3"/>
      </w:pPr>
      <w:bookmarkStart w:id="899" w:name="Xaea2b7f751373279a7234526cf0c1db8e1246bc"/>
      <w:bookmarkStart w:id="900" w:name="_Toc54881575"/>
      <w:r w:rsidRPr="00832BEC">
        <w:t xml:space="preserve">Direct Memory Access </w:t>
      </w:r>
      <w:del w:id="901" w:author="Patrick Ames" w:date="2020-11-08T09:04:00Z">
        <w:r w:rsidRPr="00832BEC" w:rsidDel="00832BEC">
          <w:delText>(DMA)</w:delText>
        </w:r>
      </w:del>
      <w:bookmarkEnd w:id="899"/>
      <w:bookmarkEnd w:id="900"/>
    </w:p>
    <w:p w14:paraId="1BDC5D92" w14:textId="36AD8EF8" w:rsidR="00AB4DE0" w:rsidRPr="00832BEC" w:rsidRDefault="00AB4DE0" w:rsidP="004E1954">
      <w:pPr>
        <w:pStyle w:val="FirstParagraph"/>
      </w:pPr>
      <w:del w:id="902" w:author="Patrick Ames" w:date="2020-11-08T09:04:00Z">
        <w:r w:rsidRPr="00832BEC" w:rsidDel="00832BEC">
          <w:delText>Direct Memory Access (</w:delText>
        </w:r>
      </w:del>
      <w:r w:rsidRPr="00832BEC">
        <w:t>DMA</w:t>
      </w:r>
      <w:del w:id="903" w:author="Patrick Ames" w:date="2020-11-08T09:04:00Z">
        <w:r w:rsidRPr="00832BEC" w:rsidDel="00832BEC">
          <w:delText>)</w:delText>
        </w:r>
      </w:del>
      <w:r w:rsidRPr="00832BEC">
        <w:t xml:space="preserve"> allows PCI devices to read (write) data from (to) memory without CPU intervention. This is a fundamental requirement for high</w:t>
      </w:r>
      <w:ins w:id="904" w:author="Patrick Ames" w:date="2020-11-08T09:04:00Z">
        <w:r w:rsidR="00832BEC">
          <w:t>-</w:t>
        </w:r>
      </w:ins>
      <w:del w:id="905" w:author="Patrick Ames" w:date="2020-11-08T09:04:00Z">
        <w:r w:rsidRPr="00832BEC" w:rsidDel="00832BEC">
          <w:delText xml:space="preserve"> </w:delText>
        </w:r>
      </w:del>
      <w:r w:rsidRPr="00832BEC">
        <w:t>performance devices.</w:t>
      </w:r>
    </w:p>
    <w:p w14:paraId="6FFE7A96" w14:textId="2C5ACEC0" w:rsidR="00AB4DE0" w:rsidRPr="00832BEC" w:rsidRDefault="00AB4DE0" w:rsidP="004E1954">
      <w:pPr>
        <w:pStyle w:val="BodyText"/>
      </w:pPr>
      <w:r w:rsidRPr="00832BEC">
        <w:t>DMA is a mechanism that is using a specific hardware controller to manage read and write operations into the main system memory (RAM</w:t>
      </w:r>
      <w:del w:id="906" w:author="Patrick Ames" w:date="2020-11-08T09:04:00Z">
        <w:r w:rsidRPr="00832BEC" w:rsidDel="00832BEC">
          <w:delText>: Random Access Memory</w:delText>
        </w:r>
      </w:del>
      <w:r w:rsidRPr="00832BEC">
        <w:t xml:space="preserve">). This mechanism is totally independent of the </w:t>
      </w:r>
      <w:del w:id="907" w:author="Patrick Ames" w:date="2020-11-08T09:05:00Z">
        <w:r w:rsidRPr="00832BEC" w:rsidDel="00832BEC">
          <w:delText>central processing unit (</w:delText>
        </w:r>
      </w:del>
      <w:r w:rsidRPr="00832BEC">
        <w:t>CPU</w:t>
      </w:r>
      <w:del w:id="908" w:author="Patrick Ames" w:date="2020-11-08T09:05:00Z">
        <w:r w:rsidRPr="00832BEC" w:rsidDel="00832BEC">
          <w:delText>)</w:delText>
        </w:r>
      </w:del>
      <w:r w:rsidRPr="00832BEC">
        <w:t xml:space="preserve"> and does not consume any CPU resource. A DMA transfer is used to manage data transfer. DMA transfer is triggered by the CPU and is working in </w:t>
      </w:r>
      <w:ins w:id="909" w:author="Patrick Ames" w:date="2020-11-08T09:05:00Z">
        <w:r w:rsidR="00832BEC">
          <w:t xml:space="preserve">the </w:t>
        </w:r>
      </w:ins>
      <w:r w:rsidRPr="00832BEC">
        <w:t>background using the specific hardware resource (</w:t>
      </w:r>
      <w:ins w:id="910" w:author="Patrick Ames" w:date="2020-11-08T09:05:00Z">
        <w:r w:rsidR="00832BEC">
          <w:t xml:space="preserve">a </w:t>
        </w:r>
      </w:ins>
      <w:r w:rsidRPr="00832BEC">
        <w:t>DMA controller).</w:t>
      </w:r>
    </w:p>
    <w:p w14:paraId="10B1B073" w14:textId="32BA5F09" w:rsidR="00AB4DE0" w:rsidRPr="00832BEC" w:rsidRDefault="00AB4DE0" w:rsidP="004E1954">
      <w:pPr>
        <w:pStyle w:val="BodyText"/>
      </w:pPr>
      <w:r w:rsidRPr="00832BEC">
        <w:t>DPDK rings and NIC buffers are synchronized with DMA. Thanks to this synchronization mechanism, DPDK application</w:t>
      </w:r>
      <w:ins w:id="911" w:author="Patrick Ames" w:date="2020-11-08T09:05:00Z">
        <w:r w:rsidR="00832BEC">
          <w:t>s</w:t>
        </w:r>
      </w:ins>
      <w:r w:rsidRPr="00832BEC">
        <w:t xml:space="preserve"> can access transparently to NIC packets in user space reading or writing data in DPDK rings.</w:t>
      </w:r>
    </w:p>
    <w:p w14:paraId="0BCAEB3F" w14:textId="77777777" w:rsidR="00AB4DE0" w:rsidRPr="00303A24" w:rsidRDefault="00AB4DE0" w:rsidP="004E1954">
      <w:pPr>
        <w:pStyle w:val="Heading3"/>
      </w:pPr>
      <w:bookmarkStart w:id="912" w:name="X2b595f5fbbae9d61d552e327b87d2ec4f75231f"/>
      <w:bookmarkStart w:id="913" w:name="_Toc54881576"/>
      <w:r w:rsidRPr="00303A24">
        <w:t>IOMMU</w:t>
      </w:r>
      <w:bookmarkEnd w:id="912"/>
      <w:bookmarkEnd w:id="913"/>
    </w:p>
    <w:p w14:paraId="02AF7D99" w14:textId="1E6A3285" w:rsidR="00AB4DE0" w:rsidRPr="00832BEC" w:rsidRDefault="00AB4DE0" w:rsidP="004E1954">
      <w:pPr>
        <w:pStyle w:val="FirstParagraph"/>
      </w:pPr>
      <w:r w:rsidRPr="00DB41D0">
        <w:t xml:space="preserve">Input–Output Memory Management Unit (IOMMU) is a memory management unit (MMU) that connects a </w:t>
      </w:r>
      <w:del w:id="914" w:author="Patrick Ames" w:date="2020-11-08T09:05:00Z">
        <w:r w:rsidRPr="00832BEC" w:rsidDel="00832BEC">
          <w:delText>Direct Memory Access (</w:delText>
        </w:r>
      </w:del>
      <w:r w:rsidRPr="00832BEC">
        <w:t>DMA</w:t>
      </w:r>
      <w:ins w:id="915" w:author="Patrick Ames" w:date="2020-11-08T09:05:00Z">
        <w:r w:rsidR="00832BEC">
          <w:t xml:space="preserve"> </w:t>
        </w:r>
      </w:ins>
      <w:del w:id="916" w:author="Patrick Ames" w:date="2020-11-08T09:05:00Z">
        <w:r w:rsidRPr="00832BEC" w:rsidDel="00832BEC">
          <w:delText xml:space="preserve">) </w:delText>
        </w:r>
      </w:del>
      <w:r w:rsidRPr="00832BEC">
        <w:t>capable I/O bus to the main memory.</w:t>
      </w:r>
    </w:p>
    <w:p w14:paraId="2172026B" w14:textId="508167B9" w:rsidR="00AB4DE0" w:rsidRDefault="00AB4DE0" w:rsidP="004E1954">
      <w:pPr>
        <w:pStyle w:val="BodyText"/>
      </w:pPr>
      <w:r w:rsidRPr="00832BEC">
        <w:t xml:space="preserve">In </w:t>
      </w:r>
      <w:del w:id="917" w:author="Patrick Ames" w:date="2020-11-08T09:05:00Z">
        <w:r w:rsidRPr="00832BEC" w:rsidDel="00832BEC">
          <w:delText>Virtualization</w:delText>
        </w:r>
      </w:del>
      <w:ins w:id="918" w:author="Patrick Ames" w:date="2020-11-08T09:05:00Z">
        <w:r w:rsidR="00832BEC">
          <w:t>v</w:t>
        </w:r>
        <w:r w:rsidR="00832BEC" w:rsidRPr="00832BEC">
          <w:t>irtualization</w:t>
        </w:r>
      </w:ins>
      <w:r w:rsidRPr="00832BEC">
        <w:t>, an IOMMU is re-mapping the addresses accessed by the hardware into a similar translation table that is used to map guest virtual machine address memory to host-physical addresses memory.</w:t>
      </w:r>
    </w:p>
    <w:p w14:paraId="2DD38051" w14:textId="4935ED47" w:rsidR="00AB4DE0" w:rsidRDefault="00AB4DE0" w:rsidP="004E1954">
      <w:pPr>
        <w:pStyle w:val="BodyText"/>
        <w:rPr>
          <w:ins w:id="919" w:author="Patrick Ames" w:date="2020-11-08T09:02:00Z"/>
        </w:rPr>
      </w:pPr>
      <w:r>
        <w:rPr>
          <w:noProof/>
        </w:rPr>
        <w:drawing>
          <wp:inline distT="0" distB="0" distL="0" distR="0" wp14:anchorId="72836457" wp14:editId="35AD40A9">
            <wp:extent cx="5334000" cy="4293928"/>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3.emf"/>
                    <pic:cNvPicPr>
                      <a:picLocks noChangeAspect="1" noChangeArrowheads="1"/>
                    </pic:cNvPicPr>
                  </pic:nvPicPr>
                  <pic:blipFill>
                    <a:blip r:embed="rId35"/>
                    <a:stretch>
                      <a:fillRect/>
                    </a:stretch>
                  </pic:blipFill>
                  <pic:spPr bwMode="auto">
                    <a:xfrm>
                      <a:off x="0" y="0"/>
                      <a:ext cx="5334000" cy="4293928"/>
                    </a:xfrm>
                    <a:prstGeom prst="rect">
                      <a:avLst/>
                    </a:prstGeom>
                    <a:noFill/>
                    <a:ln w="9525">
                      <a:noFill/>
                      <a:headEnd/>
                      <a:tailEnd/>
                    </a:ln>
                  </pic:spPr>
                </pic:pic>
              </a:graphicData>
            </a:graphic>
          </wp:inline>
        </w:drawing>
      </w:r>
    </w:p>
    <w:p w14:paraId="78EE3A6A" w14:textId="77777777" w:rsidR="00832BEC" w:rsidRDefault="00832BEC" w:rsidP="00832BEC">
      <w:pPr>
        <w:pStyle w:val="Compact"/>
        <w:rPr>
          <w:ins w:id="920" w:author="Patrick Ames" w:date="2020-11-08T09:06:00Z"/>
        </w:rPr>
      </w:pPr>
      <w:ins w:id="921" w:author="Patrick Ames" w:date="2020-11-08T09:06:00Z">
        <w:r w:rsidRPr="00832BEC">
          <w:t>Figure 2.2</w:t>
        </w:r>
        <w:r w:rsidRPr="00FA7999">
          <w:t>6</w:t>
        </w:r>
        <w:r w:rsidRPr="00FA7999">
          <w:tab/>
          <w:t>IOMMU</w:t>
        </w:r>
      </w:ins>
    </w:p>
    <w:p w14:paraId="34DC9117" w14:textId="6BCFB15E" w:rsidR="00832BEC" w:rsidDel="00832BEC" w:rsidRDefault="00832BEC" w:rsidP="004E1954">
      <w:pPr>
        <w:pStyle w:val="BodyText"/>
        <w:rPr>
          <w:del w:id="922" w:author="Patrick Ames" w:date="2020-11-08T09:02:00Z"/>
        </w:rPr>
      </w:pPr>
    </w:p>
    <w:p w14:paraId="25EE6BCF" w14:textId="1520BDF5" w:rsidR="00AB4DE0" w:rsidRDefault="00AB4DE0" w:rsidP="004E1954">
      <w:pPr>
        <w:pStyle w:val="BodyText"/>
      </w:pPr>
      <w:r>
        <w:t>IOMMU provides a short path for device</w:t>
      </w:r>
      <w:ins w:id="923" w:author="Patrick Ames" w:date="2020-11-08T09:06:00Z">
        <w:r w:rsidR="00832BEC">
          <w:t>s</w:t>
        </w:r>
      </w:ins>
      <w:r>
        <w:t xml:space="preserve"> to get access only to a well</w:t>
      </w:r>
      <w:ins w:id="924" w:author="Patrick Ames" w:date="2020-11-08T09:07:00Z">
        <w:r w:rsidR="00832BEC">
          <w:t>-</w:t>
        </w:r>
      </w:ins>
      <w:del w:id="925" w:author="Patrick Ames" w:date="2020-11-08T09:07:00Z">
        <w:r w:rsidDel="00832BEC">
          <w:delText xml:space="preserve"> </w:delText>
        </w:r>
      </w:del>
      <w:r>
        <w:t>scoped physical device memory area which corresponds to a given guest virtual machine memory. IOMMU helps to prevent DMA attacks that could be originated by malicious devices. IOMMU provides DMA and interrupt remapping facilities to ensure I/O devices behave within the boundaries they’ve been allotted.</w:t>
      </w:r>
    </w:p>
    <w:p w14:paraId="46AAA982" w14:textId="40BF7F7B" w:rsidR="00AB4DE0" w:rsidRDefault="00AB4DE0" w:rsidP="004E1954">
      <w:pPr>
        <w:pStyle w:val="BodyText"/>
      </w:pPr>
      <w:r>
        <w:t>Intel has published a specification for IOMMU technolog</w:t>
      </w:r>
      <w:ins w:id="926" w:author="Patrick Ames" w:date="2020-11-08T09:07:00Z">
        <w:r w:rsidR="00832BEC">
          <w:t xml:space="preserve">y: </w:t>
        </w:r>
      </w:ins>
      <w:del w:id="927" w:author="Patrick Ames" w:date="2020-11-08T09:07:00Z">
        <w:r w:rsidRPr="00832BEC" w:rsidDel="00832BEC">
          <w:rPr>
            <w:i/>
            <w:iCs/>
            <w:rPrChange w:id="928" w:author="Patrick Ames" w:date="2020-11-08T09:07:00Z">
              <w:rPr/>
            </w:rPrChange>
          </w:rPr>
          <w:delText xml:space="preserve">y as </w:delText>
        </w:r>
      </w:del>
      <w:r w:rsidRPr="00832BEC">
        <w:rPr>
          <w:i/>
          <w:iCs/>
          <w:rPrChange w:id="929" w:author="Patrick Ames" w:date="2020-11-08T09:07:00Z">
            <w:rPr/>
          </w:rPrChange>
        </w:rPr>
        <w:t>Virtualization Technology for Directed I/O</w:t>
      </w:r>
      <w:del w:id="930" w:author="Patrick Ames" w:date="2020-11-08T09:07:00Z">
        <w:r w:rsidDel="00832BEC">
          <w:delText>,</w:delText>
        </w:r>
      </w:del>
      <w:r>
        <w:t xml:space="preserve"> abbreviated as VT-d.</w:t>
      </w:r>
    </w:p>
    <w:p w14:paraId="1C35BABE" w14:textId="77777777" w:rsidR="00AB4DE0" w:rsidRDefault="00AB4DE0" w:rsidP="004E1954">
      <w:pPr>
        <w:pStyle w:val="BodyText"/>
      </w:pPr>
      <w:r>
        <w:t>In order to get IOMMU enabled:</w:t>
      </w:r>
    </w:p>
    <w:p w14:paraId="5449CEAF" w14:textId="0FCDA211" w:rsidR="00AB4DE0" w:rsidRDefault="00AB4DE0" w:rsidP="004E1954">
      <w:pPr>
        <w:numPr>
          <w:ilvl w:val="0"/>
          <w:numId w:val="2"/>
        </w:numPr>
      </w:pPr>
      <w:r>
        <w:t xml:space="preserve">both kernel and BIOS must support and be configured to use IO virtualization (such as </w:t>
      </w:r>
      <w:del w:id="931" w:author="Patrick Ames" w:date="2020-11-08T09:08:00Z">
        <w:r w:rsidDel="00832BEC">
          <w:delText xml:space="preserve">Intel® </w:delText>
        </w:r>
      </w:del>
      <w:r>
        <w:t>VT-d).</w:t>
      </w:r>
    </w:p>
    <w:p w14:paraId="2E8AEA3D" w14:textId="77777777" w:rsidR="00AB4DE0" w:rsidRDefault="00AB4DE0" w:rsidP="004E1954">
      <w:pPr>
        <w:numPr>
          <w:ilvl w:val="0"/>
          <w:numId w:val="2"/>
        </w:numPr>
      </w:pPr>
      <w:r>
        <w:t xml:space="preserve">IOMMU must be enabled into Linux Kernel parameters in </w:t>
      </w:r>
      <w:r>
        <w:rPr>
          <w:rStyle w:val="VerbatimChar"/>
        </w:rPr>
        <w:t>/etc/default/grub</w:t>
      </w:r>
      <w:r>
        <w:t xml:space="preserve"> and run </w:t>
      </w:r>
      <w:r>
        <w:rPr>
          <w:rStyle w:val="VerbatimChar"/>
        </w:rPr>
        <w:t>update-grub</w:t>
      </w:r>
      <w:r>
        <w:t xml:space="preserve"> command.</w:t>
      </w:r>
    </w:p>
    <w:p w14:paraId="2248F7C2" w14:textId="77777777" w:rsidR="00AB4DE0" w:rsidRDefault="00AB4DE0" w:rsidP="004E1954">
      <w:pPr>
        <w:pStyle w:val="FirstParagraph"/>
      </w:pPr>
      <w:r>
        <w:t>GRUB configuration example with IOMMU Passthrough enabled:</w:t>
      </w:r>
    </w:p>
    <w:p w14:paraId="2765EE68" w14:textId="77777777" w:rsidR="00832BEC" w:rsidRPr="00832BEC" w:rsidRDefault="00832BEC" w:rsidP="004E1954">
      <w:pPr>
        <w:rPr>
          <w:ins w:id="932" w:author="Patrick Ames" w:date="2020-11-08T09:11:00Z"/>
          <w:rFonts w:ascii="Menlo" w:hAnsi="Menlo" w:cs="Menlo"/>
          <w:sz w:val="21"/>
          <w:szCs w:val="21"/>
          <w:rPrChange w:id="933" w:author="Patrick Ames" w:date="2020-11-08T09:11:00Z">
            <w:rPr>
              <w:ins w:id="934" w:author="Patrick Ames" w:date="2020-11-08T09:11:00Z"/>
            </w:rPr>
          </w:rPrChange>
        </w:rPr>
      </w:pPr>
      <w:ins w:id="935" w:author="Patrick Ames" w:date="2020-11-08T09:11:00Z">
        <w:r w:rsidRPr="00832BEC">
          <w:rPr>
            <w:rFonts w:ascii="Menlo" w:hAnsi="Menlo" w:cs="Menlo"/>
            <w:sz w:val="21"/>
            <w:szCs w:val="21"/>
            <w:rPrChange w:id="936" w:author="Patrick Ames" w:date="2020-11-08T09:11:00Z">
              <w:rPr/>
            </w:rPrChange>
          </w:rPr>
          <w:t>GRUB_CMDLINE_LINUX_DEFAULT="iommu=pt intel_iommu=on"</w:t>
        </w:r>
      </w:ins>
    </w:p>
    <w:tbl>
      <w:tblPr>
        <w:tblW w:w="5000" w:type="pct"/>
        <w:tblLook w:val="07C0" w:firstRow="0" w:lastRow="1" w:firstColumn="1" w:lastColumn="1" w:noHBand="1" w:noVBand="1"/>
      </w:tblPr>
      <w:tblGrid>
        <w:gridCol w:w="9406"/>
      </w:tblGrid>
      <w:tr w:rsidR="00AB4DE0" w:rsidDel="00832BEC" w14:paraId="43E40CE7" w14:textId="52F8A1D9" w:rsidTr="00AB4DE0">
        <w:trPr>
          <w:del w:id="937" w:author="Patrick Ames" w:date="2020-11-08T09:11:00Z"/>
        </w:trPr>
        <w:tc>
          <w:tcPr>
            <w:tcW w:w="0" w:type="auto"/>
          </w:tcPr>
          <w:p w14:paraId="64559FE5" w14:textId="267AE039" w:rsidR="00AB4DE0" w:rsidDel="00832BEC" w:rsidRDefault="00AB4DE0" w:rsidP="004E1954">
            <w:pPr>
              <w:rPr>
                <w:del w:id="938" w:author="Patrick Ames" w:date="2020-11-08T09:11:00Z"/>
              </w:rPr>
            </w:pPr>
            <w:del w:id="939" w:author="Patrick Ames" w:date="2020-11-08T09:11:00Z">
              <w:r w:rsidDel="00832BEC">
                <w:delText>GRUB_CMDLINE_LINUX_DEFAULT="iommu=pt intel_iommu=on"</w:delText>
              </w:r>
            </w:del>
          </w:p>
        </w:tc>
      </w:tr>
    </w:tbl>
    <w:p w14:paraId="1ECFC54C" w14:textId="1B487CC6" w:rsidR="00AB4DE0" w:rsidRDefault="00AB4DE0" w:rsidP="004E1954">
      <w:pPr>
        <w:pStyle w:val="Heading3"/>
      </w:pPr>
      <w:bookmarkStart w:id="940" w:name="X1282f3fa6afd059e38adbd1ace783a241cc5a0c"/>
      <w:bookmarkStart w:id="941" w:name="_Toc54881577"/>
      <w:r>
        <w:t xml:space="preserve">DPDK </w:t>
      </w:r>
      <w:del w:id="942" w:author="Patrick Ames" w:date="2020-11-08T09:11:00Z">
        <w:r w:rsidDel="00832BEC">
          <w:delText xml:space="preserve">supported </w:delText>
        </w:r>
      </w:del>
      <w:ins w:id="943" w:author="Patrick Ames" w:date="2020-11-08T09:11:00Z">
        <w:r w:rsidR="00832BEC">
          <w:t xml:space="preserve">Supported </w:t>
        </w:r>
      </w:ins>
      <w:r>
        <w:t>NICs</w:t>
      </w:r>
      <w:bookmarkEnd w:id="940"/>
      <w:bookmarkEnd w:id="941"/>
    </w:p>
    <w:p w14:paraId="23D0C41C" w14:textId="5BB80642" w:rsidR="00AB4DE0" w:rsidRDefault="00832BEC" w:rsidP="004E1954">
      <w:pPr>
        <w:pStyle w:val="FirstParagraph"/>
      </w:pPr>
      <w:ins w:id="944" w:author="Patrick Ames" w:date="2020-11-08T09:11:00Z">
        <w:r>
          <w:t xml:space="preserve">The </w:t>
        </w:r>
      </w:ins>
      <w:r w:rsidR="00AB4DE0">
        <w:t xml:space="preserve">DPDK </w:t>
      </w:r>
      <w:del w:id="945" w:author="Patrick Ames" w:date="2020-11-08T09:12:00Z">
        <w:r w:rsidR="00AB4DE0" w:rsidDel="00832BEC">
          <w:delText xml:space="preserve">Library </w:delText>
        </w:r>
      </w:del>
      <w:ins w:id="946" w:author="Patrick Ames" w:date="2020-11-08T09:12:00Z">
        <w:r>
          <w:t xml:space="preserve">library </w:t>
        </w:r>
      </w:ins>
      <w:r w:rsidR="00AB4DE0">
        <w:t xml:space="preserve">includes </w:t>
      </w:r>
      <w:del w:id="947" w:author="Patrick Ames" w:date="2020-11-08T09:12:00Z">
        <w:r w:rsidR="00AB4DE0" w:rsidDel="00832BEC">
          <w:delText>Poll Mode Drivers (</w:delText>
        </w:r>
      </w:del>
      <w:r w:rsidR="00AB4DE0">
        <w:t>PMDs</w:t>
      </w:r>
      <w:del w:id="948" w:author="Patrick Ames" w:date="2020-11-08T09:12:00Z">
        <w:r w:rsidR="00AB4DE0" w:rsidDel="00832BEC">
          <w:delText>)</w:delText>
        </w:r>
      </w:del>
      <w:r w:rsidR="00AB4DE0">
        <w:t xml:space="preserve"> for physical and emulated Ethernet controllers which are designed to work without asynchronous, interrupt-based signaling mechanisms.</w:t>
      </w:r>
    </w:p>
    <w:p w14:paraId="1B00354C" w14:textId="77777777" w:rsidR="00AB4DE0" w:rsidRDefault="00AB4DE0" w:rsidP="004E1954">
      <w:pPr>
        <w:numPr>
          <w:ilvl w:val="0"/>
          <w:numId w:val="2"/>
        </w:numPr>
      </w:pPr>
      <w:r>
        <w:t>Available DPDK PMD for physical NIC:</w:t>
      </w:r>
    </w:p>
    <w:p w14:paraId="72097741" w14:textId="77777777" w:rsidR="00AB4DE0" w:rsidRDefault="00AB4DE0" w:rsidP="004E1954">
      <w:pPr>
        <w:numPr>
          <w:ilvl w:val="1"/>
          <w:numId w:val="2"/>
        </w:numPr>
      </w:pPr>
      <w:r>
        <w:t xml:space="preserve">I40e PMD for Intel X710/XL710/X722 10/40 Gbps family of adapters </w:t>
      </w:r>
      <w:hyperlink r:id="rId36">
        <w:r>
          <w:rPr>
            <w:rStyle w:val="Hyperlink"/>
          </w:rPr>
          <w:t>http://dpdk.org/doc/guides/nics/i40e.html</w:t>
        </w:r>
      </w:hyperlink>
    </w:p>
    <w:p w14:paraId="7030DFDD" w14:textId="77777777" w:rsidR="00AB4DE0" w:rsidRDefault="00AB4DE0" w:rsidP="004E1954">
      <w:pPr>
        <w:numPr>
          <w:ilvl w:val="1"/>
          <w:numId w:val="2"/>
        </w:numPr>
      </w:pPr>
      <w:r>
        <w:t xml:space="preserve">IXGBE PMD </w:t>
      </w:r>
      <w:hyperlink r:id="rId37">
        <w:r>
          <w:rPr>
            <w:rStyle w:val="Hyperlink"/>
          </w:rPr>
          <w:t>http://dpdk.org/doc/guides/nics/ixgbe.html</w:t>
        </w:r>
      </w:hyperlink>
    </w:p>
    <w:p w14:paraId="1E0906D1" w14:textId="77777777" w:rsidR="00AB4DE0" w:rsidRDefault="00AB4DE0" w:rsidP="004E1954">
      <w:pPr>
        <w:numPr>
          <w:ilvl w:val="1"/>
          <w:numId w:val="2"/>
        </w:numPr>
      </w:pPr>
      <w:r>
        <w:t xml:space="preserve">Linux bonding PMD </w:t>
      </w:r>
      <w:hyperlink r:id="rId38">
        <w:r>
          <w:rPr>
            <w:rStyle w:val="Hyperlink"/>
          </w:rPr>
          <w:t>http://dpdk.org/doc/guides/prog_guide/link_bonding_poll_mode_drv_lib.html</w:t>
        </w:r>
      </w:hyperlink>
    </w:p>
    <w:p w14:paraId="5B573832" w14:textId="77777777" w:rsidR="00AB4DE0" w:rsidRDefault="00AB4DE0" w:rsidP="004E1954">
      <w:pPr>
        <w:numPr>
          <w:ilvl w:val="0"/>
          <w:numId w:val="2"/>
        </w:numPr>
      </w:pPr>
      <w:r>
        <w:t>Available DPDK PMD for Emulated NIC:</w:t>
      </w:r>
    </w:p>
    <w:p w14:paraId="3C13BFD0" w14:textId="77777777" w:rsidR="00AB4DE0" w:rsidRDefault="00AB4DE0" w:rsidP="004E1954">
      <w:pPr>
        <w:numPr>
          <w:ilvl w:val="1"/>
          <w:numId w:val="2"/>
        </w:numPr>
      </w:pPr>
      <w:r>
        <w:t>DPDK EM poll mode driver supports emulated Intel 82540EM Gigabit Ethernet Controller (qemu e1000 device):</w:t>
      </w:r>
      <w:r>
        <w:br/>
      </w:r>
      <w:hyperlink r:id="rId39">
        <w:r>
          <w:rPr>
            <w:rStyle w:val="Hyperlink"/>
          </w:rPr>
          <w:t>http://doc.dpdk.org/guides/nics/e1000em.html</w:t>
        </w:r>
      </w:hyperlink>
    </w:p>
    <w:p w14:paraId="5CB26CBF" w14:textId="77777777" w:rsidR="00AB4DE0" w:rsidRDefault="00AB4DE0" w:rsidP="004E1954">
      <w:pPr>
        <w:numPr>
          <w:ilvl w:val="1"/>
          <w:numId w:val="2"/>
        </w:numPr>
      </w:pPr>
      <w:r>
        <w:t>Virtio Poll Mode driver for emulated VirtIO NIC</w:t>
      </w:r>
      <w:r>
        <w:br/>
      </w:r>
      <w:hyperlink r:id="rId40">
        <w:r>
          <w:rPr>
            <w:rStyle w:val="Hyperlink"/>
          </w:rPr>
          <w:t>http://dpdk.org/doc/guides/nics/virtio.html</w:t>
        </w:r>
      </w:hyperlink>
    </w:p>
    <w:p w14:paraId="4402C197" w14:textId="77777777" w:rsidR="00AB4DE0" w:rsidRDefault="00AB4DE0" w:rsidP="004E1954">
      <w:pPr>
        <w:numPr>
          <w:ilvl w:val="1"/>
          <w:numId w:val="2"/>
        </w:numPr>
      </w:pPr>
      <w:r>
        <w:t>VMXNET3 NIC when VMWare hypervisors are used:</w:t>
      </w:r>
      <w:r>
        <w:br/>
      </w:r>
      <w:hyperlink r:id="rId41">
        <w:r>
          <w:rPr>
            <w:rStyle w:val="Hyperlink"/>
          </w:rPr>
          <w:t>http://doc.dpdk.org/guides/nics/vmxnet3.html</w:t>
        </w:r>
      </w:hyperlink>
    </w:p>
    <w:p w14:paraId="38C98E67" w14:textId="2EA89361" w:rsidR="00AB4DE0" w:rsidRDefault="00AB4DE0" w:rsidP="004E1954">
      <w:pPr>
        <w:pStyle w:val="FirstParagraph"/>
      </w:pPr>
      <w:r>
        <w:t>Lots of other NIC</w:t>
      </w:r>
      <w:ins w:id="949" w:author="Patrick Ames" w:date="2020-11-08T09:12:00Z">
        <w:r w:rsidR="00303A24">
          <w:t>s</w:t>
        </w:r>
      </w:ins>
      <w:r>
        <w:t xml:space="preserve"> are supported by DPDK</w:t>
      </w:r>
      <w:ins w:id="950" w:author="Patrick Ames" w:date="2020-11-08T09:12:00Z">
        <w:r w:rsidR="00303A24">
          <w:t>:</w:t>
        </w:r>
        <w:r w:rsidR="00303A24">
          <w:br/>
        </w:r>
      </w:ins>
      <w:r>
        <w:t xml:space="preserve"> (cf</w:t>
      </w:r>
      <w:ins w:id="951" w:author="Patrick Ames" w:date="2020-11-08T09:16:00Z">
        <w:r w:rsidR="00303A24">
          <w:t>:</w:t>
        </w:r>
      </w:ins>
      <w:r>
        <w:t xml:space="preserve"> </w:t>
      </w:r>
      <w:hyperlink r:id="rId42">
        <w:r>
          <w:rPr>
            <w:rStyle w:val="Hyperlink"/>
          </w:rPr>
          <w:t>http://doc.dpdk.org/guides/nics/overview.html</w:t>
        </w:r>
      </w:hyperlink>
      <w:del w:id="952" w:author="Patrick Ames" w:date="2020-11-08T09:12:00Z">
        <w:r w:rsidDel="00303A24">
          <w:delText>).</w:delText>
        </w:r>
      </w:del>
    </w:p>
    <w:p w14:paraId="2768E960" w14:textId="4F243D55" w:rsidR="00AB4DE0" w:rsidRDefault="00AB4DE0" w:rsidP="004E1954">
      <w:pPr>
        <w:pStyle w:val="BodyText"/>
      </w:pPr>
      <w:r>
        <w:t xml:space="preserve">Different PMDs may require different kernel drivers in order to work properly (cf Linux </w:t>
      </w:r>
      <w:del w:id="953" w:author="Patrick Ames" w:date="2020-11-08T09:12:00Z">
        <w:r w:rsidDel="00303A24">
          <w:delText xml:space="preserve">User </w:delText>
        </w:r>
      </w:del>
      <w:ins w:id="954" w:author="Patrick Ames" w:date="2020-11-08T09:12:00Z">
        <w:r w:rsidR="00303A24">
          <w:t xml:space="preserve">user </w:t>
        </w:r>
      </w:ins>
      <w:r>
        <w:t>space device enablers). Depending on the PMD being used, a corresponding kernel driver should be loaded and bound to the network ports.</w:t>
      </w:r>
    </w:p>
    <w:p w14:paraId="7ECDC730" w14:textId="4EBD7C07" w:rsidR="00AB4DE0" w:rsidRDefault="00AB4DE0" w:rsidP="004E1954">
      <w:pPr>
        <w:pStyle w:val="BodyText"/>
      </w:pPr>
      <w:del w:id="955" w:author="Patrick Ames" w:date="2020-11-08T09:13:00Z">
        <w:r w:rsidDel="00303A24">
          <w:delText xml:space="preserve">This </w:delText>
        </w:r>
      </w:del>
      <w:ins w:id="956" w:author="Patrick Ames" w:date="2020-11-08T09:13:00Z">
        <w:r w:rsidR="00303A24">
          <w:t xml:space="preserve">It </w:t>
        </w:r>
      </w:ins>
      <w:r>
        <w:t>is also preferable that each NIC has been flashed with the latest version of NVM/firmware.</w:t>
      </w:r>
    </w:p>
    <w:p w14:paraId="375F68EF" w14:textId="5922FD9E" w:rsidR="00AB4DE0" w:rsidRDefault="00AB4DE0" w:rsidP="004E1954">
      <w:pPr>
        <w:pStyle w:val="Heading2"/>
      </w:pPr>
      <w:bookmarkStart w:id="957" w:name="X7fc179a0bd3c372f4da718c8fee96d8895540aa"/>
      <w:bookmarkStart w:id="958" w:name="_Toc54881578"/>
      <w:r>
        <w:t xml:space="preserve">Linux </w:t>
      </w:r>
      <w:del w:id="959" w:author="Patrick Ames" w:date="2020-11-08T09:13:00Z">
        <w:r w:rsidDel="00303A24">
          <w:delText xml:space="preserve">user </w:delText>
        </w:r>
      </w:del>
      <w:ins w:id="960" w:author="Patrick Ames" w:date="2020-11-08T09:13:00Z">
        <w:r w:rsidR="00303A24">
          <w:t xml:space="preserve">User </w:t>
        </w:r>
      </w:ins>
      <w:del w:id="961" w:author="Patrick Ames" w:date="2020-11-08T09:13:00Z">
        <w:r w:rsidDel="00303A24">
          <w:delText xml:space="preserve">space </w:delText>
        </w:r>
      </w:del>
      <w:ins w:id="962" w:author="Patrick Ames" w:date="2020-11-08T09:13:00Z">
        <w:r w:rsidR="00303A24">
          <w:t xml:space="preserve">Space </w:t>
        </w:r>
      </w:ins>
      <w:del w:id="963" w:author="Patrick Ames" w:date="2020-11-08T09:13:00Z">
        <w:r w:rsidDel="00303A24">
          <w:delText xml:space="preserve">device </w:delText>
        </w:r>
      </w:del>
      <w:ins w:id="964" w:author="Patrick Ames" w:date="2020-11-08T09:13:00Z">
        <w:r w:rsidR="00303A24">
          <w:t xml:space="preserve">Device </w:t>
        </w:r>
      </w:ins>
      <w:del w:id="965" w:author="Patrick Ames" w:date="2020-11-08T09:13:00Z">
        <w:r w:rsidDel="00303A24">
          <w:delText>enablers</w:delText>
        </w:r>
      </w:del>
      <w:bookmarkEnd w:id="957"/>
      <w:bookmarkEnd w:id="958"/>
      <w:ins w:id="966" w:author="Patrick Ames" w:date="2020-11-08T09:13:00Z">
        <w:r w:rsidR="00303A24">
          <w:t>Enablers</w:t>
        </w:r>
      </w:ins>
    </w:p>
    <w:p w14:paraId="62497343" w14:textId="0A0E836F" w:rsidR="00AB4DE0" w:rsidRDefault="00AB4DE0" w:rsidP="004E1954">
      <w:pPr>
        <w:pStyle w:val="FirstParagraph"/>
      </w:pPr>
      <w:r>
        <w:t xml:space="preserve">Most of PMD are using generic user space device enablers to expose physical NIC registers in user space into the host memory. Two space device enablers are widely used by </w:t>
      </w:r>
      <w:ins w:id="967" w:author="Patrick Ames" w:date="2020-11-08T09:13:00Z">
        <w:r w:rsidR="00303A24">
          <w:t xml:space="preserve">the </w:t>
        </w:r>
      </w:ins>
      <w:r>
        <w:t xml:space="preserve">DPDK PMD </w:t>
      </w:r>
      <w:ins w:id="968" w:author="Patrick Ames" w:date="2020-11-08T09:13:00Z">
        <w:r w:rsidR="00303A24">
          <w:t xml:space="preserve">and </w:t>
        </w:r>
      </w:ins>
      <w:r>
        <w:t>they are UIO and VFIO.</w:t>
      </w:r>
    </w:p>
    <w:p w14:paraId="36D7B465" w14:textId="77777777" w:rsidR="00AB4DE0" w:rsidRDefault="00AB4DE0" w:rsidP="004E1954">
      <w:pPr>
        <w:pStyle w:val="Heading3"/>
      </w:pPr>
      <w:bookmarkStart w:id="969" w:name="X57e1c594c490da9db99b21199aee32ac3cc0283"/>
      <w:bookmarkStart w:id="970" w:name="_Toc54881579"/>
      <w:r>
        <w:t>UIO - User Space IO</w:t>
      </w:r>
      <w:bookmarkEnd w:id="969"/>
      <w:bookmarkEnd w:id="970"/>
    </w:p>
    <w:p w14:paraId="0C30657B" w14:textId="69D4DFFC" w:rsidR="00AB4DE0" w:rsidRDefault="00AB4DE0" w:rsidP="004E1954">
      <w:pPr>
        <w:pStyle w:val="FirstParagraph"/>
      </w:pPr>
      <w:r>
        <w:t>Linux kernel version 2.6</w:t>
      </w:r>
      <w:ins w:id="971" w:author="Patrick Ames" w:date="2020-11-08T09:14:00Z">
        <w:r w:rsidR="00303A24">
          <w:t>,</w:t>
        </w:r>
      </w:ins>
      <w:r>
        <w:t xml:space="preserve"> introduced the User Space IO (UIO) loadable module. UIO is a kernel-bypass mechanism which provides an API that enables user space handling of legacy interrupts (INTx).</w:t>
      </w:r>
    </w:p>
    <w:p w14:paraId="37B1CA8B" w14:textId="77777777" w:rsidR="00AB4DE0" w:rsidRDefault="00AB4DE0" w:rsidP="004E1954">
      <w:pPr>
        <w:pStyle w:val="BodyText"/>
      </w:pPr>
      <w:r>
        <w:t>UIO has some limitations:</w:t>
      </w:r>
    </w:p>
    <w:p w14:paraId="3AB40C71" w14:textId="77777777" w:rsidR="00AB4DE0" w:rsidRDefault="00AB4DE0" w:rsidP="004E1954">
      <w:pPr>
        <w:numPr>
          <w:ilvl w:val="0"/>
          <w:numId w:val="2"/>
        </w:numPr>
      </w:pPr>
      <w:r>
        <w:t>UIO does not manage message-signaled interrupts (MSI or MSI-X).</w:t>
      </w:r>
    </w:p>
    <w:p w14:paraId="284E0BA4" w14:textId="77777777" w:rsidR="00AB4DE0" w:rsidRDefault="00AB4DE0" w:rsidP="004E1954">
      <w:pPr>
        <w:numPr>
          <w:ilvl w:val="0"/>
          <w:numId w:val="2"/>
        </w:numPr>
      </w:pPr>
      <w:r>
        <w:t>UIO also does not support DMA isolation through IOMMU.</w:t>
      </w:r>
    </w:p>
    <w:p w14:paraId="55215C15" w14:textId="77777777" w:rsidR="00AB4DE0" w:rsidRDefault="00AB4DE0" w:rsidP="004E1954">
      <w:pPr>
        <w:pStyle w:val="FirstParagraph"/>
      </w:pPr>
      <w:r>
        <w:t>UIO only supports legacy interrupts so it is not usable with SR-IOV and virtual hosts which require MSI/MSI-X interrupts.</w:t>
      </w:r>
    </w:p>
    <w:p w14:paraId="7BD672BC" w14:textId="555370EE" w:rsidR="00AB4DE0" w:rsidRDefault="00AB4DE0" w:rsidP="004E1954">
      <w:pPr>
        <w:pStyle w:val="BodyText"/>
      </w:pPr>
      <w:r>
        <w:t xml:space="preserve">Despite these limitations, UIO is well suited for use in </w:t>
      </w:r>
      <w:del w:id="972" w:author="Patrick Ames" w:date="2020-11-08T09:15:00Z">
        <w:r w:rsidDel="00303A24">
          <w:delText>virtual machine</w:delText>
        </w:r>
      </w:del>
      <w:ins w:id="973" w:author="Patrick Ames" w:date="2020-11-08T09:15:00Z">
        <w:r w:rsidR="00303A24">
          <w:t>VM</w:t>
        </w:r>
      </w:ins>
      <w:r>
        <w:t>s, where direct IOMMU access is not available. In such a situation, a guest instance user space process is not isolated from other processes in the same instance. But the hypervisor can isolate any guest instance from others or hypervisor host processes using IOMMU.</w:t>
      </w:r>
    </w:p>
    <w:p w14:paraId="6CFC7FB8" w14:textId="77777777" w:rsidR="00AB4DE0" w:rsidRDefault="00AB4DE0" w:rsidP="004E1954">
      <w:pPr>
        <w:pStyle w:val="BodyText"/>
      </w:pPr>
      <w:r>
        <w:t>Currently, two UIO modules are supported by DPDK:</w:t>
      </w:r>
    </w:p>
    <w:p w14:paraId="2DBCA590" w14:textId="77777777" w:rsidR="00AB4DE0" w:rsidRDefault="00AB4DE0" w:rsidP="004E1954">
      <w:pPr>
        <w:numPr>
          <w:ilvl w:val="0"/>
          <w:numId w:val="2"/>
        </w:numPr>
      </w:pPr>
      <w:r>
        <w:t>Linux Generic (uio_pci_generic), which is the standard proposed UIO module included in the Linux kernel.</w:t>
      </w:r>
    </w:p>
    <w:p w14:paraId="3928588F" w14:textId="77777777" w:rsidR="00AB4DE0" w:rsidRDefault="00AB4DE0" w:rsidP="004E1954">
      <w:pPr>
        <w:numPr>
          <w:ilvl w:val="0"/>
          <w:numId w:val="2"/>
        </w:numPr>
      </w:pPr>
      <w:r>
        <w:t>DPDK specific (igb_uio) which must be compiled with the same kernel as the one running on the target.</w:t>
      </w:r>
    </w:p>
    <w:p w14:paraId="5BDA3838" w14:textId="77777777" w:rsidR="00AB4DE0" w:rsidRDefault="00AB4DE0" w:rsidP="004E1954">
      <w:pPr>
        <w:pStyle w:val="FirstParagraph"/>
      </w:pPr>
      <w:r>
        <w:t>DPDK specific UIO Kernel module is loaded with insmod command after UIO module has been loaded:</w:t>
      </w:r>
    </w:p>
    <w:p w14:paraId="5DABA71D" w14:textId="77777777" w:rsidR="00AB4DE0" w:rsidRDefault="00AB4DE0" w:rsidP="004E1954">
      <w:pPr>
        <w:pStyle w:val="SourceCode"/>
      </w:pPr>
      <w:r>
        <w:rPr>
          <w:rStyle w:val="VerbatimChar"/>
        </w:rPr>
        <w:t>$ sudo modprobe uio</w:t>
      </w:r>
      <w:r>
        <w:br/>
      </w:r>
      <w:r>
        <w:rPr>
          <w:rStyle w:val="VerbatimChar"/>
        </w:rPr>
        <w:t>$ sudo insmod kmod/igb_uio.ko</w:t>
      </w:r>
    </w:p>
    <w:p w14:paraId="1D36FD85" w14:textId="736A04A5" w:rsidR="00AB4DE0" w:rsidRDefault="00AB4DE0" w:rsidP="004E1954">
      <w:pPr>
        <w:pStyle w:val="FirstParagraph"/>
      </w:pPr>
      <w:r>
        <w:t xml:space="preserve">While a single command is needed to load Linux </w:t>
      </w:r>
      <w:del w:id="974" w:author="Patrick Ames" w:date="2020-11-08T09:16:00Z">
        <w:r w:rsidDel="00303A24">
          <w:delText xml:space="preserve">Generic </w:delText>
        </w:r>
      </w:del>
      <w:ins w:id="975" w:author="Patrick Ames" w:date="2020-11-08T09:16:00Z">
        <w:r w:rsidR="00303A24">
          <w:t xml:space="preserve">generic </w:t>
        </w:r>
      </w:ins>
      <w:r>
        <w:t>UIO module:</w:t>
      </w:r>
    </w:p>
    <w:p w14:paraId="61A8A610" w14:textId="77777777" w:rsidR="00AB4DE0" w:rsidRDefault="00AB4DE0" w:rsidP="004E1954">
      <w:pPr>
        <w:pStyle w:val="SourceCode"/>
      </w:pPr>
      <w:r>
        <w:rPr>
          <w:rStyle w:val="VerbatimChar"/>
        </w:rPr>
        <w:t>$ sudo modprobe uio_pci_generic</w:t>
      </w:r>
    </w:p>
    <w:p w14:paraId="1DF7B059" w14:textId="77777777" w:rsidR="00AB4DE0" w:rsidRDefault="00AB4DE0" w:rsidP="004E1954">
      <w:pPr>
        <w:pStyle w:val="FirstParagraph"/>
      </w:pPr>
      <w:r>
        <w:t xml:space="preserve">DPDK specific UIO module could be preferred in some situation to Linux Generic UIO module (cf: </w:t>
      </w:r>
      <w:hyperlink r:id="rId43">
        <w:r>
          <w:rPr>
            <w:rStyle w:val="Hyperlink"/>
          </w:rPr>
          <w:t>https://doc.dpdk.org/guides/linux_gsg/linux_drivers.html</w:t>
        </w:r>
      </w:hyperlink>
      <w:r>
        <w:t>)</w:t>
      </w:r>
    </w:p>
    <w:p w14:paraId="4234F576" w14:textId="77777777" w:rsidR="00AB4DE0" w:rsidRDefault="00AB4DE0" w:rsidP="004E1954">
      <w:pPr>
        <w:pStyle w:val="Heading3"/>
      </w:pPr>
      <w:bookmarkStart w:id="976" w:name="Xffd5cad3a2cc781d1f1ef011e66584b3db6ebba"/>
      <w:bookmarkStart w:id="977" w:name="_Toc54881580"/>
      <w:r>
        <w:t>VFIO – Virtual Function I/O</w:t>
      </w:r>
      <w:bookmarkEnd w:id="976"/>
      <w:bookmarkEnd w:id="977"/>
    </w:p>
    <w:p w14:paraId="04B99360" w14:textId="77777777" w:rsidR="00AB4DE0" w:rsidRDefault="00AB4DE0" w:rsidP="004E1954">
      <w:pPr>
        <w:pStyle w:val="FirstParagraph"/>
      </w:pPr>
      <w:r>
        <w:t>Virtual Function I/O (VFIO) kernel infrastructure was introduced in Linux version 3.6.</w:t>
      </w:r>
    </w:p>
    <w:p w14:paraId="5E5785BE" w14:textId="628040BC" w:rsidR="00AB4DE0" w:rsidDel="00303A24" w:rsidRDefault="00AB4DE0" w:rsidP="004E1954">
      <w:pPr>
        <w:pStyle w:val="BodyText"/>
        <w:rPr>
          <w:del w:id="978" w:author="Patrick Ames" w:date="2020-11-08T09:16:00Z"/>
        </w:rPr>
      </w:pPr>
      <w:r>
        <w:t>VFIO provides a user space driver development framework allowing user space applications to interact directly with hardware devices by mapping the I/O space directly to the application’s memory.</w:t>
      </w:r>
      <w:ins w:id="979" w:author="Patrick Ames" w:date="2020-11-08T09:16:00Z">
        <w:r w:rsidR="00303A24">
          <w:t xml:space="preserve"> </w:t>
        </w:r>
      </w:ins>
    </w:p>
    <w:p w14:paraId="5EB2A8E2" w14:textId="77777777" w:rsidR="00AB4DE0" w:rsidRDefault="00AB4DE0" w:rsidP="004E1954">
      <w:pPr>
        <w:pStyle w:val="BodyText"/>
      </w:pPr>
      <w:r>
        <w:t>VFIO is a framework for building user space drivers that provides:</w:t>
      </w:r>
    </w:p>
    <w:p w14:paraId="0705BE4C" w14:textId="77777777" w:rsidR="00AB4DE0" w:rsidRDefault="00AB4DE0" w:rsidP="004E1954">
      <w:pPr>
        <w:numPr>
          <w:ilvl w:val="0"/>
          <w:numId w:val="2"/>
        </w:numPr>
      </w:pPr>
      <w:r>
        <w:t>Mapping of device’s configuration and I/O memory regions to user memory</w:t>
      </w:r>
    </w:p>
    <w:p w14:paraId="02621512" w14:textId="77777777" w:rsidR="00AB4DE0" w:rsidRDefault="00AB4DE0" w:rsidP="004E1954">
      <w:pPr>
        <w:numPr>
          <w:ilvl w:val="0"/>
          <w:numId w:val="2"/>
        </w:numPr>
      </w:pPr>
      <w:r>
        <w:t>DMA and interrupt remapping and isolation based on IOMMU groups</w:t>
      </w:r>
      <w:del w:id="980" w:author="Patrick Ames" w:date="2020-11-08T09:17:00Z">
        <w:r w:rsidDel="00303A24">
          <w:delText>.</w:delText>
        </w:r>
      </w:del>
    </w:p>
    <w:p w14:paraId="07CF1481" w14:textId="77777777" w:rsidR="00AB4DE0" w:rsidRDefault="00AB4DE0" w:rsidP="004E1954">
      <w:pPr>
        <w:numPr>
          <w:ilvl w:val="0"/>
          <w:numId w:val="2"/>
        </w:numPr>
      </w:pPr>
      <w:r>
        <w:t>Eventfd and irqfd based signaling mechanism to support events and interrupts from and to the user space application.</w:t>
      </w:r>
    </w:p>
    <w:p w14:paraId="2E525EDA" w14:textId="683C0C81" w:rsidR="00AB4DE0" w:rsidRDefault="00AB4DE0" w:rsidP="004E1954">
      <w:pPr>
        <w:pStyle w:val="FirstParagraph"/>
      </w:pPr>
      <w:r>
        <w:t xml:space="preserve">VFIO exposes APIs </w:t>
      </w:r>
      <w:ins w:id="981" w:author="Patrick Ames" w:date="2020-11-08T09:17:00Z">
        <w:r w:rsidR="00303A24">
          <w:t>that allow</w:t>
        </w:r>
      </w:ins>
      <w:del w:id="982" w:author="Patrick Ames" w:date="2020-11-08T09:17:00Z">
        <w:r w:rsidDel="00303A24">
          <w:delText>which allow to</w:delText>
        </w:r>
      </w:del>
      <w:r>
        <w:t>:</w:t>
      </w:r>
    </w:p>
    <w:p w14:paraId="290D8E54" w14:textId="77777777" w:rsidR="00AB4DE0" w:rsidRDefault="00AB4DE0" w:rsidP="004E1954">
      <w:pPr>
        <w:numPr>
          <w:ilvl w:val="0"/>
          <w:numId w:val="2"/>
        </w:numPr>
      </w:pPr>
      <w:r>
        <w:t>create character devices (in /dev/vfio/)</w:t>
      </w:r>
    </w:p>
    <w:p w14:paraId="0819FF81" w14:textId="77777777" w:rsidR="00AB4DE0" w:rsidRDefault="00AB4DE0" w:rsidP="004E1954">
      <w:pPr>
        <w:numPr>
          <w:ilvl w:val="0"/>
          <w:numId w:val="2"/>
        </w:numPr>
      </w:pPr>
      <w:r>
        <w:t>support ioctl calls</w:t>
      </w:r>
    </w:p>
    <w:p w14:paraId="686B9E90" w14:textId="77777777" w:rsidR="00AB4DE0" w:rsidRDefault="00AB4DE0" w:rsidP="004E1954">
      <w:pPr>
        <w:numPr>
          <w:ilvl w:val="0"/>
          <w:numId w:val="2"/>
        </w:numPr>
      </w:pPr>
      <w:r>
        <w:t>support mechanisms for describing and registering interrupt notification</w:t>
      </w:r>
      <w:del w:id="983" w:author="Patrick Ames" w:date="2020-11-08T09:17:00Z">
        <w:r w:rsidDel="00303A24">
          <w:delText>.</w:delText>
        </w:r>
      </w:del>
    </w:p>
    <w:p w14:paraId="03AEE055" w14:textId="77777777" w:rsidR="00AB4DE0" w:rsidRDefault="00AB4DE0" w:rsidP="004E1954">
      <w:pPr>
        <w:pStyle w:val="FirstParagraph"/>
      </w:pPr>
      <w:r>
        <w:t>VFIO driver is an IOMMU/device agnostic framework for exposing direct device access to user space, in a secure, IOMMU protected environment. For bare-metal environments, VFIO is the preferred framework for Linux kernel-bypass. It operates with the Linux kernel’s IO.</w:t>
      </w:r>
    </w:p>
    <w:p w14:paraId="66E0C8C9" w14:textId="5000617F" w:rsidR="00AB4DE0" w:rsidRDefault="00AB4DE0" w:rsidP="004E1954">
      <w:pPr>
        <w:pStyle w:val="BodyText"/>
        <w:rPr>
          <w:ins w:id="984" w:author="Patrick Ames" w:date="2020-11-08T09:18:00Z"/>
        </w:rPr>
      </w:pPr>
      <w:r>
        <w:rPr>
          <w:noProof/>
        </w:rPr>
        <w:drawing>
          <wp:inline distT="0" distB="0" distL="0" distR="0" wp14:anchorId="52967254" wp14:editId="70ACDFAC">
            <wp:extent cx="5334000" cy="3687726"/>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4.emf"/>
                    <pic:cNvPicPr>
                      <a:picLocks noChangeAspect="1" noChangeArrowheads="1"/>
                    </pic:cNvPicPr>
                  </pic:nvPicPr>
                  <pic:blipFill>
                    <a:blip r:embed="rId44"/>
                    <a:stretch>
                      <a:fillRect/>
                    </a:stretch>
                  </pic:blipFill>
                  <pic:spPr bwMode="auto">
                    <a:xfrm>
                      <a:off x="0" y="0"/>
                      <a:ext cx="5334000" cy="3687726"/>
                    </a:xfrm>
                    <a:prstGeom prst="rect">
                      <a:avLst/>
                    </a:prstGeom>
                    <a:noFill/>
                    <a:ln w="9525">
                      <a:noFill/>
                      <a:headEnd/>
                      <a:tailEnd/>
                    </a:ln>
                  </pic:spPr>
                </pic:pic>
              </a:graphicData>
            </a:graphic>
          </wp:inline>
        </w:drawing>
      </w:r>
    </w:p>
    <w:p w14:paraId="277535BC" w14:textId="22402A20" w:rsidR="00303A24" w:rsidRDefault="00303A24" w:rsidP="00303A24">
      <w:pPr>
        <w:pStyle w:val="Compact"/>
        <w:rPr>
          <w:ins w:id="985" w:author="Patrick Ames" w:date="2020-11-08T09:18:00Z"/>
        </w:rPr>
      </w:pPr>
      <w:ins w:id="986" w:author="Patrick Ames" w:date="2020-11-08T09:18:00Z">
        <w:r w:rsidRPr="00832BEC">
          <w:t>Figure 2.2</w:t>
        </w:r>
        <w:r>
          <w:t>7</w:t>
        </w:r>
        <w:r w:rsidRPr="00FA7999">
          <w:tab/>
        </w:r>
        <w:r>
          <w:t>VFIO driver</w:t>
        </w:r>
      </w:ins>
    </w:p>
    <w:p w14:paraId="39A91AC8" w14:textId="569B4749" w:rsidR="00303A24" w:rsidDel="00303A24" w:rsidRDefault="00303A24" w:rsidP="004E1954">
      <w:pPr>
        <w:pStyle w:val="BodyText"/>
        <w:rPr>
          <w:del w:id="987" w:author="Patrick Ames" w:date="2020-11-08T09:18:00Z"/>
        </w:rPr>
      </w:pPr>
    </w:p>
    <w:p w14:paraId="5883B1CB" w14:textId="77777777" w:rsidR="00AB4DE0" w:rsidRDefault="00AB4DE0" w:rsidP="004E1954">
      <w:pPr>
        <w:pStyle w:val="BodyText"/>
      </w:pPr>
      <w:r>
        <w:t>MMU subsystem is used to place devices into IOMMU groups. User space processes can open these IOMMU groups and register memory with the IOMMU for DMA access using VFIO ioctl calls. VFIO also provides the ability to allocate and manage message-signaled interrupt vectors.</w:t>
      </w:r>
    </w:p>
    <w:p w14:paraId="4F488C5E" w14:textId="77777777" w:rsidR="00AB4DE0" w:rsidRDefault="00AB4DE0" w:rsidP="004E1954">
      <w:pPr>
        <w:pStyle w:val="BodyText"/>
      </w:pPr>
      <w:r>
        <w:t>A single command is needed to load VFIO module:</w:t>
      </w:r>
    </w:p>
    <w:p w14:paraId="2D3DC0E6" w14:textId="77777777" w:rsidR="00AB4DE0" w:rsidRDefault="00AB4DE0" w:rsidP="004E1954">
      <w:pPr>
        <w:pStyle w:val="SourceCode"/>
      </w:pPr>
      <w:r>
        <w:rPr>
          <w:rStyle w:val="VerbatimChar"/>
        </w:rPr>
        <w:t>$ sudo modprobe vfio_pci</w:t>
      </w:r>
    </w:p>
    <w:p w14:paraId="351E0DB9" w14:textId="372CDD3C" w:rsidR="00AB4DE0" w:rsidRDefault="00AB4DE0" w:rsidP="004E1954">
      <w:pPr>
        <w:pStyle w:val="FirstParagraph"/>
      </w:pPr>
      <w:r>
        <w:t xml:space="preserve">Despite </w:t>
      </w:r>
      <w:ins w:id="988" w:author="Patrick Ames" w:date="2020-11-08T09:19:00Z">
        <w:r w:rsidR="00303A24">
          <w:t xml:space="preserve">the fact that </w:t>
        </w:r>
      </w:ins>
      <w:r>
        <w:t>VFIO has been created to work with IOMMU, VFIO can be also be used without (this is just as unsafe as using UIO).</w:t>
      </w:r>
    </w:p>
    <w:p w14:paraId="5D0147B3" w14:textId="77777777" w:rsidR="00AB4DE0" w:rsidRDefault="00AB4DE0" w:rsidP="004E1954">
      <w:pPr>
        <w:pStyle w:val="Heading3"/>
      </w:pPr>
      <w:bookmarkStart w:id="989" w:name="X551372c7fd77ffcb2bd149e0dcfde2751f10090"/>
      <w:bookmarkStart w:id="990" w:name="_Toc54881581"/>
      <w:r>
        <w:t>Linux user space device enablers to be used</w:t>
      </w:r>
      <w:bookmarkEnd w:id="989"/>
      <w:bookmarkEnd w:id="990"/>
    </w:p>
    <w:p w14:paraId="15288189" w14:textId="7AA59DB1" w:rsidR="00AB4DE0" w:rsidRDefault="00AB4DE0" w:rsidP="004E1954">
      <w:pPr>
        <w:pStyle w:val="FirstParagraph"/>
      </w:pPr>
      <w:r>
        <w:t xml:space="preserve">VFIO is generally the preferred Linux user space device enabler to be used because it supports IOMMU to protect host memory. When a real hardware PCI device is attached to </w:t>
      </w:r>
      <w:ins w:id="991" w:author="Patrick Ames" w:date="2020-11-08T09:19:00Z">
        <w:r w:rsidR="00303A24">
          <w:t xml:space="preserve">the </w:t>
        </w:r>
      </w:ins>
      <w:r>
        <w:t>host system and IOMMU is used with VFIO, all the reads/writes of that device done in user space by the DPDK application will be protected by the host IOMMU.</w:t>
      </w:r>
    </w:p>
    <w:p w14:paraId="221B2F37" w14:textId="09599A00" w:rsidR="00303A24" w:rsidRDefault="00AB4DE0" w:rsidP="00303A24">
      <w:pPr>
        <w:pStyle w:val="BodyText"/>
        <w:rPr>
          <w:moveTo w:id="992" w:author="Patrick Ames" w:date="2020-11-08T09:20:00Z"/>
        </w:rPr>
      </w:pPr>
      <w:r>
        <w:t xml:space="preserve">But there </w:t>
      </w:r>
      <w:del w:id="993" w:author="Patrick Ames" w:date="2020-11-08T09:20:00Z">
        <w:r w:rsidDel="00303A24">
          <w:delText xml:space="preserve">some </w:delText>
        </w:r>
      </w:del>
      <w:ins w:id="994" w:author="Patrick Ames" w:date="2020-11-08T09:20:00Z">
        <w:r w:rsidR="00303A24">
          <w:t>are a</w:t>
        </w:r>
      </w:ins>
      <w:del w:id="995" w:author="Patrick Ames" w:date="2020-11-08T09:20:00Z">
        <w:r w:rsidDel="00303A24">
          <w:delText>is</w:delText>
        </w:r>
      </w:del>
      <w:r>
        <w:t xml:space="preserve"> few exceptions. </w:t>
      </w:r>
      <w:del w:id="996" w:author="Patrick Ames" w:date="2020-11-08T09:20:00Z">
        <w:r w:rsidDel="00303A24">
          <w:delText xml:space="preserve">Below </w:delText>
        </w:r>
      </w:del>
      <w:ins w:id="997" w:author="Patrick Ames" w:date="2020-11-08T09:20:00Z">
        <w:r w:rsidR="00303A24">
          <w:t xml:space="preserve">Figure 2.28 </w:t>
        </w:r>
      </w:ins>
      <w:r>
        <w:t xml:space="preserve">is </w:t>
      </w:r>
      <w:ins w:id="998" w:author="Patrick Ames" w:date="2020-11-08T09:20:00Z">
        <w:r w:rsidR="00303A24">
          <w:t xml:space="preserve">an </w:t>
        </w:r>
      </w:ins>
      <w:r>
        <w:t>Intel recommendation for the choice of the Kernel driver to be used with DPDK</w:t>
      </w:r>
      <w:ins w:id="999" w:author="Patrick Ames" w:date="2020-11-08T09:20:00Z">
        <w:r w:rsidR="00303A24">
          <w:t xml:space="preserve"> (</w:t>
        </w:r>
        <w:moveToRangeStart w:id="1000" w:author="Patrick Ames" w:date="2020-11-08T09:20:00Z" w:name="move55719658"/>
        <w:r w:rsidR="00303A24">
          <w:fldChar w:fldCharType="begin"/>
        </w:r>
        <w:r w:rsidR="00303A24">
          <w:instrText xml:space="preserve"> HYPERLINK "</w:instrText>
        </w:r>
      </w:ins>
      <w:moveTo w:id="1001" w:author="Patrick Ames" w:date="2020-11-08T09:20:00Z">
        <w:r w:rsidR="00303A24" w:rsidRPr="00303A24">
          <w:rPr>
            <w:rPrChange w:id="1002" w:author="Patrick Ames" w:date="2020-11-08T09:20:00Z">
              <w:rPr>
                <w:rStyle w:val="Hyperlink"/>
              </w:rPr>
            </w:rPrChange>
          </w:rPr>
          <w:instrText>https://software.intel.com/content/www/us/en/develop/articles/memory-in-dpdk-part-2-deep-dive-into-iova.html</w:instrText>
        </w:r>
      </w:moveTo>
      <w:ins w:id="1003" w:author="Patrick Ames" w:date="2020-11-08T09:20:00Z">
        <w:r w:rsidR="00303A24">
          <w:instrText xml:space="preserve">" </w:instrText>
        </w:r>
        <w:r w:rsidR="00303A24">
          <w:fldChar w:fldCharType="separate"/>
        </w:r>
      </w:ins>
      <w:moveTo w:id="1004" w:author="Patrick Ames" w:date="2020-11-08T09:20:00Z">
        <w:r w:rsidR="00303A24" w:rsidRPr="00303A24">
          <w:rPr>
            <w:rStyle w:val="Hyperlink"/>
          </w:rPr>
          <w:t>https://software.intel.com/content/www/us/en/develop/articles/memory-in-dpdk-part-2-deep-dive-into-iova.html</w:t>
        </w:r>
      </w:moveTo>
      <w:ins w:id="1005" w:author="Patrick Ames" w:date="2020-11-08T09:20:00Z">
        <w:r w:rsidR="00303A24">
          <w:fldChar w:fldCharType="end"/>
        </w:r>
        <w:r w:rsidR="00303A24">
          <w:rPr>
            <w:rStyle w:val="Hyperlink"/>
          </w:rPr>
          <w:t>).</w:t>
        </w:r>
      </w:ins>
    </w:p>
    <w:moveToRangeEnd w:id="1000"/>
    <w:p w14:paraId="4DFE20A3" w14:textId="07EF0330" w:rsidR="00AB4DE0" w:rsidRDefault="00AB4DE0" w:rsidP="004E1954">
      <w:pPr>
        <w:pStyle w:val="BodyText"/>
      </w:pPr>
      <w:del w:id="1006" w:author="Patrick Ames" w:date="2020-11-08T09:20:00Z">
        <w:r w:rsidDel="00303A24">
          <w:delText>:</w:delText>
        </w:r>
      </w:del>
    </w:p>
    <w:p w14:paraId="2936EC13" w14:textId="0A386307" w:rsidR="00AB4DE0" w:rsidRDefault="0010278B" w:rsidP="004E1954">
      <w:pPr>
        <w:pStyle w:val="BodyText"/>
        <w:rPr>
          <w:ins w:id="1007" w:author="Patrick Ames" w:date="2020-11-08T09:21:00Z"/>
          <w:noProof/>
        </w:rPr>
      </w:pPr>
      <w:r>
        <w:rPr>
          <w:noProof/>
        </w:rPr>
        <w:object w:dxaOrig="8929" w:dyaOrig="6337" w14:anchorId="48D998C0">
          <v:shape id="_x0000_i1030" type="#_x0000_t75" alt="" style="width:445.85pt;height:317.05pt;mso-width-percent:0;mso-height-percent:0;mso-width-percent:0;mso-height-percent:0" o:ole="">
            <v:imagedata r:id="rId45" o:title=""/>
          </v:shape>
          <o:OLEObject Type="Embed" ProgID="Visio.Drawing.15" ShapeID="_x0000_i1030" DrawAspect="Content" ObjectID="_1666501876" r:id="rId46"/>
        </w:object>
      </w:r>
    </w:p>
    <w:p w14:paraId="7DA40F97" w14:textId="519EEC75" w:rsidR="00303A24" w:rsidRDefault="00303A24" w:rsidP="00303A24">
      <w:pPr>
        <w:pStyle w:val="Compact"/>
        <w:rPr>
          <w:ins w:id="1008" w:author="Patrick Ames" w:date="2020-11-08T09:21:00Z"/>
        </w:rPr>
      </w:pPr>
      <w:ins w:id="1009" w:author="Patrick Ames" w:date="2020-11-08T09:21:00Z">
        <w:r w:rsidRPr="00832BEC">
          <w:t>Figure 2.2</w:t>
        </w:r>
        <w:r>
          <w:t>8</w:t>
        </w:r>
        <w:r w:rsidRPr="00FA7999">
          <w:tab/>
        </w:r>
        <w:r>
          <w:t>Choice of the Kernel driver to be used with DPDK</w:t>
        </w:r>
      </w:ins>
    </w:p>
    <w:p w14:paraId="303BB539" w14:textId="77777777" w:rsidR="00303A24" w:rsidRDefault="00303A24" w:rsidP="004E1954">
      <w:pPr>
        <w:pStyle w:val="BodyText"/>
      </w:pPr>
    </w:p>
    <w:moveFromRangeStart w:id="1010" w:author="Patrick Ames" w:date="2020-11-08T09:20:00Z" w:name="move55719658"/>
    <w:p w14:paraId="3B0B6D18" w14:textId="27704463" w:rsidR="00AB4DE0" w:rsidDel="00303A24" w:rsidRDefault="00832BEC" w:rsidP="004E1954">
      <w:pPr>
        <w:pStyle w:val="BodyText"/>
        <w:rPr>
          <w:moveFrom w:id="1011" w:author="Patrick Ames" w:date="2020-11-08T09:20:00Z"/>
        </w:rPr>
      </w:pPr>
      <w:moveFrom w:id="1012" w:author="Patrick Ames" w:date="2020-11-08T09:20:00Z">
        <w:r w:rsidDel="00303A24">
          <w:fldChar w:fldCharType="begin"/>
        </w:r>
        <w:r w:rsidDel="00303A24">
          <w:instrText xml:space="preserve"> HYPERLINK "https://software.intel.com/content/www/us/en/develop/articles/memory-in-dpdk-part-2-deep-dive-into-iova.html" \h </w:instrText>
        </w:r>
        <w:r w:rsidDel="00303A24">
          <w:fldChar w:fldCharType="separate"/>
        </w:r>
        <w:r w:rsidR="00AB4DE0" w:rsidDel="00303A24">
          <w:rPr>
            <w:rStyle w:val="Hyperlink"/>
          </w:rPr>
          <w:t>https://software.intel.com/content/www/us/en/develop/articles/memory-in-dpdk-part-2-deep-dive-into-iova.html</w:t>
        </w:r>
        <w:r w:rsidDel="00303A24">
          <w:rPr>
            <w:rStyle w:val="Hyperlink"/>
          </w:rPr>
          <w:fldChar w:fldCharType="end"/>
        </w:r>
      </w:moveFrom>
    </w:p>
    <w:p w14:paraId="4065038A" w14:textId="25655787" w:rsidR="00AB4DE0" w:rsidRDefault="00AB4DE0" w:rsidP="004E1954">
      <w:pPr>
        <w:pStyle w:val="Heading2"/>
      </w:pPr>
      <w:bookmarkStart w:id="1013" w:name="Xf246967217a46ba37332f1d4c4997cb216ebd15"/>
      <w:bookmarkStart w:id="1014" w:name="_Toc54881582"/>
      <w:moveFromRangeEnd w:id="1010"/>
      <w:r>
        <w:t xml:space="preserve">DPDK and Host Hardware </w:t>
      </w:r>
      <w:ins w:id="1015" w:author="Patrick Ames" w:date="2020-11-09T07:45:00Z">
        <w:r w:rsidR="00F36328">
          <w:t>A</w:t>
        </w:r>
      </w:ins>
      <w:del w:id="1016" w:author="Patrick Ames" w:date="2020-11-09T07:45:00Z">
        <w:r w:rsidDel="00F36328">
          <w:delText>a</w:delText>
        </w:r>
      </w:del>
      <w:r>
        <w:t>rchitecture</w:t>
      </w:r>
      <w:bookmarkEnd w:id="1013"/>
      <w:bookmarkEnd w:id="1014"/>
    </w:p>
    <w:p w14:paraId="7E45AC75" w14:textId="77777777" w:rsidR="00AB4DE0" w:rsidRDefault="00AB4DE0" w:rsidP="004E1954">
      <w:pPr>
        <w:pStyle w:val="Heading3"/>
      </w:pPr>
      <w:bookmarkStart w:id="1017" w:name="X2a5bf5e0a9f6443d266013e7a2d630c9e8234e9"/>
      <w:bookmarkStart w:id="1018" w:name="_Toc54881583"/>
      <w:r>
        <w:t>NUMA</w:t>
      </w:r>
      <w:bookmarkEnd w:id="1017"/>
      <w:bookmarkEnd w:id="1018"/>
    </w:p>
    <w:p w14:paraId="51F5F0D9" w14:textId="69021415" w:rsidR="00AB4DE0" w:rsidDel="00F36328" w:rsidRDefault="00AB4DE0" w:rsidP="004E1954">
      <w:pPr>
        <w:pStyle w:val="FirstParagraph"/>
        <w:rPr>
          <w:del w:id="1019" w:author="Patrick Ames" w:date="2020-11-09T07:46:00Z"/>
        </w:rPr>
      </w:pPr>
      <w:r>
        <w:t>NUMA means Non-Uniform Memory Access systems</w:t>
      </w:r>
      <w:ins w:id="1020" w:author="Patrick Ames" w:date="2020-11-09T07:46:00Z">
        <w:r w:rsidR="00F36328">
          <w:t xml:space="preserve"> and consists of </w:t>
        </w:r>
      </w:ins>
    </w:p>
    <w:p w14:paraId="6325A7D8" w14:textId="134A91A7" w:rsidR="00AB4DE0" w:rsidDel="00F36328" w:rsidRDefault="00F36328">
      <w:pPr>
        <w:pStyle w:val="FirstParagraph"/>
        <w:rPr>
          <w:del w:id="1021" w:author="Patrick Ames" w:date="2020-11-09T07:46:00Z"/>
        </w:rPr>
        <w:pPrChange w:id="1022" w:author="Patrick Ames" w:date="2020-11-09T07:46:00Z">
          <w:pPr>
            <w:pStyle w:val="BodyText"/>
          </w:pPr>
        </w:pPrChange>
      </w:pPr>
      <w:ins w:id="1023" w:author="Patrick Ames" w:date="2020-11-09T07:46:00Z">
        <w:r>
          <w:t>a</w:t>
        </w:r>
      </w:ins>
      <w:del w:id="1024" w:author="Patrick Ames" w:date="2020-11-09T07:46:00Z">
        <w:r w:rsidR="00AB4DE0" w:rsidDel="00F36328">
          <w:delText>A</w:delText>
        </w:r>
      </w:del>
      <w:r w:rsidR="00AB4DE0">
        <w:t xml:space="preserve"> traditional server </w:t>
      </w:r>
      <w:ins w:id="1025" w:author="Patrick Ames" w:date="2020-11-09T07:46:00Z">
        <w:r>
          <w:t xml:space="preserve">that </w:t>
        </w:r>
      </w:ins>
      <w:r w:rsidR="00AB4DE0">
        <w:t>has a single CPU, a single RAM</w:t>
      </w:r>
      <w:ins w:id="1026" w:author="Patrick Ames" w:date="2020-11-09T07:46:00Z">
        <w:r>
          <w:t>,</w:t>
        </w:r>
      </w:ins>
      <w:r w:rsidR="00AB4DE0">
        <w:t xml:space="preserve"> and a single RAM controller</w:t>
      </w:r>
      <w:ins w:id="1027" w:author="Patrick Ames" w:date="2020-11-09T07:46:00Z">
        <w:r>
          <w:t xml:space="preserve">. </w:t>
        </w:r>
      </w:ins>
      <w:del w:id="1028" w:author="Patrick Ames" w:date="2020-11-09T07:46:00Z">
        <w:r w:rsidR="00AB4DE0" w:rsidDel="00F36328">
          <w:delText>.</w:delText>
        </w:r>
      </w:del>
    </w:p>
    <w:p w14:paraId="36A502B4" w14:textId="5203ACB8" w:rsidR="00AB4DE0" w:rsidDel="00F36328" w:rsidRDefault="00AB4DE0">
      <w:pPr>
        <w:pStyle w:val="FirstParagraph"/>
        <w:rPr>
          <w:del w:id="1029" w:author="Patrick Ames" w:date="2020-11-09T07:47:00Z"/>
        </w:rPr>
        <w:pPrChange w:id="1030" w:author="Patrick Ames" w:date="2020-11-09T07:47:00Z">
          <w:pPr>
            <w:pStyle w:val="BodyText"/>
          </w:pPr>
        </w:pPrChange>
      </w:pPr>
      <w:del w:id="1031" w:author="Patrick Ames" w:date="2020-11-09T07:46:00Z">
        <w:r w:rsidDel="00F36328">
          <w:delText>A</w:delText>
        </w:r>
      </w:del>
      <w:r>
        <w:t xml:space="preserve"> RAM can be made of several DIMM banks in several sockets, all being associated to the CPU. When the CPU needs access to data in RAM, it requests </w:t>
      </w:r>
      <w:del w:id="1032" w:author="Patrick Ames" w:date="2020-11-09T07:46:00Z">
        <w:r w:rsidDel="00F36328">
          <w:delText xml:space="preserve">it </w:delText>
        </w:r>
      </w:del>
      <w:r>
        <w:t>to its RAM controller.</w:t>
      </w:r>
    </w:p>
    <w:p w14:paraId="7365892E" w14:textId="37E4F021" w:rsidR="00AB4DE0" w:rsidRDefault="00AB4DE0">
      <w:pPr>
        <w:pStyle w:val="FirstParagraph"/>
        <w:pPrChange w:id="1033" w:author="Patrick Ames" w:date="2020-11-09T07:47:00Z">
          <w:pPr>
            <w:pStyle w:val="BodyText"/>
          </w:pPr>
        </w:pPrChange>
      </w:pPr>
      <w:del w:id="1034" w:author="Patrick Ames" w:date="2020-11-09T07:47:00Z">
        <w:r w:rsidDel="00F36328">
          <w:delText>Recent servers can have multiple CPUs, each one having its own RAM and its own RAM controller. Such systems are called NUMA systems, or Non-Uniform Memory Access.</w:delText>
        </w:r>
      </w:del>
      <w:r>
        <w:t xml:space="preserve"> For example, in a server with </w:t>
      </w:r>
      <w:del w:id="1035" w:author="Patrick Ames" w:date="2020-11-09T07:47:00Z">
        <w:r w:rsidDel="00F36328">
          <w:delText xml:space="preserve">2 </w:delText>
        </w:r>
      </w:del>
      <w:ins w:id="1036" w:author="Patrick Ames" w:date="2020-11-09T07:47:00Z">
        <w:r w:rsidR="00F36328">
          <w:t>tw</w:t>
        </w:r>
      </w:ins>
      <w:ins w:id="1037" w:author="Patrick Ames" w:date="2020-11-09T07:48:00Z">
        <w:r w:rsidR="00F36328">
          <w:t>o</w:t>
        </w:r>
      </w:ins>
      <w:ins w:id="1038" w:author="Patrick Ames" w:date="2020-11-09T07:47:00Z">
        <w:r w:rsidR="00F36328">
          <w:t xml:space="preserve"> </w:t>
        </w:r>
      </w:ins>
      <w:r>
        <w:t>CPUs, each one can be a separate NUMA: NUMA0 and NUMA1</w:t>
      </w:r>
      <w:ins w:id="1039" w:author="Patrick Ames" w:date="2020-11-09T07:48:00Z">
        <w:r w:rsidR="00F36328">
          <w:t>, as shown in Figure 2.30.</w:t>
        </w:r>
      </w:ins>
      <w:del w:id="1040" w:author="Patrick Ames" w:date="2020-11-09T07:48:00Z">
        <w:r w:rsidDel="00F36328">
          <w:delText>.</w:delText>
        </w:r>
      </w:del>
    </w:p>
    <w:p w14:paraId="194CA917" w14:textId="7565CC4E" w:rsidR="00AB4DE0" w:rsidRDefault="00AB4DE0" w:rsidP="004E1954">
      <w:pPr>
        <w:pStyle w:val="BodyText"/>
        <w:rPr>
          <w:ins w:id="1041" w:author="Patrick Ames" w:date="2020-11-09T07:47:00Z"/>
        </w:rPr>
      </w:pPr>
      <w:r>
        <w:rPr>
          <w:noProof/>
        </w:rPr>
        <w:drawing>
          <wp:inline distT="0" distB="0" distL="0" distR="0" wp14:anchorId="3B52B5A5" wp14:editId="6F0F5514">
            <wp:extent cx="5334000" cy="319400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6.emf"/>
                    <pic:cNvPicPr>
                      <a:picLocks noChangeAspect="1" noChangeArrowheads="1"/>
                    </pic:cNvPicPr>
                  </pic:nvPicPr>
                  <pic:blipFill>
                    <a:blip r:embed="rId47"/>
                    <a:stretch>
                      <a:fillRect/>
                    </a:stretch>
                  </pic:blipFill>
                  <pic:spPr bwMode="auto">
                    <a:xfrm>
                      <a:off x="0" y="0"/>
                      <a:ext cx="5334000" cy="3194007"/>
                    </a:xfrm>
                    <a:prstGeom prst="rect">
                      <a:avLst/>
                    </a:prstGeom>
                    <a:noFill/>
                    <a:ln w="9525">
                      <a:noFill/>
                      <a:headEnd/>
                      <a:tailEnd/>
                    </a:ln>
                  </pic:spPr>
                </pic:pic>
              </a:graphicData>
            </a:graphic>
          </wp:inline>
        </w:drawing>
      </w:r>
    </w:p>
    <w:p w14:paraId="376148E9" w14:textId="4890CD4A" w:rsidR="00F36328" w:rsidRDefault="00F36328" w:rsidP="00F36328">
      <w:pPr>
        <w:pStyle w:val="Compact"/>
        <w:rPr>
          <w:ins w:id="1042" w:author="Patrick Ames" w:date="2020-11-09T07:47:00Z"/>
        </w:rPr>
      </w:pPr>
      <w:ins w:id="1043" w:author="Patrick Ames" w:date="2020-11-09T07:47:00Z">
        <w:r w:rsidRPr="00832BEC">
          <w:t>Figure 2.2</w:t>
        </w:r>
        <w:r>
          <w:t>9</w:t>
        </w:r>
        <w:r w:rsidRPr="00FA7999">
          <w:tab/>
        </w:r>
        <w:r>
          <w:t>NUMA Overview</w:t>
        </w:r>
      </w:ins>
    </w:p>
    <w:p w14:paraId="5D5BC86A" w14:textId="77777777" w:rsidR="00F36328" w:rsidRDefault="00F36328" w:rsidP="004E1954">
      <w:pPr>
        <w:pStyle w:val="BodyText"/>
      </w:pPr>
    </w:p>
    <w:p w14:paraId="2CFFA91B" w14:textId="1D9A4269" w:rsidR="00AB4DE0" w:rsidRDefault="00AB4DE0" w:rsidP="004E1954">
      <w:pPr>
        <w:pStyle w:val="BodyText"/>
      </w:pPr>
      <w:r>
        <w:t>NUMA nodes architecture</w:t>
      </w:r>
      <w:ins w:id="1044" w:author="Patrick Ames" w:date="2020-11-09T07:48:00Z">
        <w:r w:rsidR="00F36328">
          <w:t xml:space="preserve"> in Figure 2.29 shows:</w:t>
        </w:r>
      </w:ins>
      <w:del w:id="1045" w:author="Patrick Ames" w:date="2020-11-09T07:48:00Z">
        <w:r w:rsidDel="00F36328">
          <w:delText>.</w:delText>
        </w:r>
      </w:del>
    </w:p>
    <w:p w14:paraId="67072ACD" w14:textId="77777777" w:rsidR="00AB4DE0" w:rsidRDefault="00AB4DE0" w:rsidP="004E1954">
      <w:pPr>
        <w:numPr>
          <w:ilvl w:val="0"/>
          <w:numId w:val="2"/>
        </w:numPr>
      </w:pPr>
      <w:r>
        <w:t>In green: CPU core accessing a memory item located in its own NUMA’s RAM controller, showing minimum latency.</w:t>
      </w:r>
    </w:p>
    <w:p w14:paraId="1901EAF1" w14:textId="77777777" w:rsidR="00AB4DE0" w:rsidRDefault="00AB4DE0" w:rsidP="004E1954">
      <w:pPr>
        <w:numPr>
          <w:ilvl w:val="0"/>
          <w:numId w:val="2"/>
        </w:numPr>
      </w:pPr>
      <w:r>
        <w:t>In red: CPU core accessing a memory item located in the other NUMA through the QPI (Quick Path Interconnect) path and the remote RAM controller, showing a higher latency.</w:t>
      </w:r>
    </w:p>
    <w:p w14:paraId="799EEBAD" w14:textId="77777777" w:rsidR="00AB4DE0" w:rsidRDefault="00AB4DE0" w:rsidP="004E1954">
      <w:pPr>
        <w:pStyle w:val="FirstParagraph"/>
      </w:pPr>
      <w:r>
        <w:t>When CPU0 needs to access data located in RAM0, it will go through its local RAM controller 0. Same thing happens for CPU1.</w:t>
      </w:r>
    </w:p>
    <w:p w14:paraId="60C43AAA" w14:textId="1205B71F" w:rsidR="00AB4DE0" w:rsidRDefault="00AB4DE0" w:rsidP="004E1954">
      <w:pPr>
        <w:pStyle w:val="BodyText"/>
      </w:pPr>
      <w:r>
        <w:t xml:space="preserve">When CPU0 needs to access data located in the other RAM1, the first (local) controller 0 has to go through the second (or remote) RAM controller 1 which will access the (remote) data in RAM 1. Data will use an internal connection between the </w:t>
      </w:r>
      <w:del w:id="1046" w:author="Patrick Ames" w:date="2020-11-09T07:49:00Z">
        <w:r w:rsidDel="00035B96">
          <w:delText xml:space="preserve">2 </w:delText>
        </w:r>
      </w:del>
      <w:ins w:id="1047" w:author="Patrick Ames" w:date="2020-11-09T07:49:00Z">
        <w:r w:rsidR="00035B96">
          <w:t xml:space="preserve">two </w:t>
        </w:r>
      </w:ins>
      <w:r>
        <w:t xml:space="preserve">CPUs called QPI, or Quick Path Interconnect, which is typically of a high enough capacity to avoid being a bottleneck, typically </w:t>
      </w:r>
      <w:del w:id="1048" w:author="Patrick Ames" w:date="2020-11-09T07:49:00Z">
        <w:r w:rsidDel="00035B96">
          <w:delText>1 or 2</w:delText>
        </w:r>
      </w:del>
      <w:ins w:id="1049" w:author="Patrick Ames" w:date="2020-11-09T07:49:00Z">
        <w:r w:rsidR="00035B96">
          <w:t>one or two</w:t>
        </w:r>
      </w:ins>
      <w:r>
        <w:t xml:space="preserve"> times 25GBps (400 Gbps). For example, the Intel Xeon E5 has </w:t>
      </w:r>
      <w:ins w:id="1050" w:author="Patrick Ames" w:date="2020-11-09T07:49:00Z">
        <w:r w:rsidR="00035B96">
          <w:t>two</w:t>
        </w:r>
      </w:ins>
      <w:del w:id="1051" w:author="Patrick Ames" w:date="2020-11-09T07:49:00Z">
        <w:r w:rsidDel="00035B96">
          <w:delText>2</w:delText>
        </w:r>
      </w:del>
      <w:r>
        <w:t xml:space="preserve"> CPUs with </w:t>
      </w:r>
      <w:del w:id="1052" w:author="Patrick Ames" w:date="2020-11-09T07:49:00Z">
        <w:r w:rsidDel="00035B96">
          <w:delText xml:space="preserve">2 </w:delText>
        </w:r>
      </w:del>
      <w:ins w:id="1053" w:author="Patrick Ames" w:date="2020-11-09T07:49:00Z">
        <w:r w:rsidR="00035B96">
          <w:t xml:space="preserve">two </w:t>
        </w:r>
      </w:ins>
      <w:r>
        <w:t xml:space="preserve">QPI links between them; Intel Xeon E7 has </w:t>
      </w:r>
      <w:del w:id="1054" w:author="Patrick Ames" w:date="2020-11-09T07:49:00Z">
        <w:r w:rsidDel="00035B96">
          <w:delText xml:space="preserve">4 </w:delText>
        </w:r>
      </w:del>
      <w:ins w:id="1055" w:author="Patrick Ames" w:date="2020-11-09T07:49:00Z">
        <w:r w:rsidR="00035B96">
          <w:t xml:space="preserve">four </w:t>
        </w:r>
      </w:ins>
      <w:r>
        <w:t>CPUs, with a single QPI between pairs of CPUs.</w:t>
      </w:r>
    </w:p>
    <w:p w14:paraId="630B7E79" w14:textId="0DEE64E2" w:rsidR="00AB4DE0" w:rsidDel="00035B96" w:rsidRDefault="00AB4DE0" w:rsidP="004E1954">
      <w:pPr>
        <w:pStyle w:val="BodyText"/>
        <w:rPr>
          <w:del w:id="1056" w:author="Patrick Ames" w:date="2020-11-09T07:50:00Z"/>
        </w:rPr>
      </w:pPr>
      <w:r>
        <w:t xml:space="preserve">The fastest RAM that the CPU has access to is the register, which is inside the CPU and reserved </w:t>
      </w:r>
      <w:del w:id="1057" w:author="Patrick Ames" w:date="2020-11-09T07:50:00Z">
        <w:r w:rsidDel="00035B96">
          <w:delText xml:space="preserve">to </w:delText>
        </w:r>
      </w:del>
      <w:ins w:id="1058" w:author="Patrick Ames" w:date="2020-11-09T07:50:00Z">
        <w:r w:rsidR="00035B96">
          <w:t xml:space="preserve">for </w:t>
        </w:r>
      </w:ins>
      <w:r>
        <w:t>it.</w:t>
      </w:r>
      <w:ins w:id="1059" w:author="Patrick Ames" w:date="2020-11-09T07:50:00Z">
        <w:r w:rsidR="00035B96">
          <w:t xml:space="preserve"> </w:t>
        </w:r>
      </w:ins>
    </w:p>
    <w:p w14:paraId="4AFFC551" w14:textId="5F5273D2" w:rsidR="00AB4DE0" w:rsidRDefault="00AB4DE0" w:rsidP="004E1954">
      <w:pPr>
        <w:pStyle w:val="BodyText"/>
      </w:pPr>
      <w:r>
        <w:t>Beyond the register, the CPU has access to cached memory, which is a special memory based on higher performance hardware</w:t>
      </w:r>
      <w:ins w:id="1060" w:author="Patrick Ames" w:date="2020-11-09T07:50:00Z">
        <w:r w:rsidR="00035B96">
          <w:t xml:space="preserve"> (see Figure 2.30)</w:t>
        </w:r>
      </w:ins>
      <w:r>
        <w:t>.</w:t>
      </w:r>
    </w:p>
    <w:p w14:paraId="51419AB4" w14:textId="79322258" w:rsidR="00AB4DE0" w:rsidRDefault="0010278B" w:rsidP="004E1954">
      <w:pPr>
        <w:pStyle w:val="BodyText"/>
        <w:rPr>
          <w:ins w:id="1061" w:author="Patrick Ames" w:date="2020-11-09T07:50:00Z"/>
          <w:noProof/>
        </w:rPr>
      </w:pPr>
      <w:r>
        <w:rPr>
          <w:noProof/>
        </w:rPr>
        <w:object w:dxaOrig="7045" w:dyaOrig="5461" w14:anchorId="64FFC2E5">
          <v:shape id="_x0000_i1029" type="#_x0000_t75" alt="" style="width:352.75pt;height:273.45pt;mso-width-percent:0;mso-height-percent:0;mso-width-percent:0;mso-height-percent:0" o:ole="">
            <v:imagedata r:id="rId48" o:title=""/>
          </v:shape>
          <o:OLEObject Type="Embed" ProgID="Visio.Drawing.15" ShapeID="_x0000_i1029" DrawAspect="Content" ObjectID="_1666501877" r:id="rId49"/>
        </w:object>
      </w:r>
    </w:p>
    <w:p w14:paraId="5CE351B2" w14:textId="43227C36" w:rsidR="00035B96" w:rsidRDefault="00035B96" w:rsidP="00035B96">
      <w:pPr>
        <w:pStyle w:val="Compact"/>
        <w:rPr>
          <w:ins w:id="1062" w:author="Patrick Ames" w:date="2020-11-09T07:50:00Z"/>
        </w:rPr>
      </w:pPr>
      <w:ins w:id="1063" w:author="Patrick Ames" w:date="2020-11-09T07:50:00Z">
        <w:r w:rsidRPr="00832BEC">
          <w:t>Figure 2.</w:t>
        </w:r>
        <w:r>
          <w:t>30</w:t>
        </w:r>
        <w:r w:rsidRPr="00FA7999">
          <w:tab/>
        </w:r>
        <w:r>
          <w:t>Numa Nodes Overview</w:t>
        </w:r>
      </w:ins>
    </w:p>
    <w:p w14:paraId="135C7438" w14:textId="1D04034E" w:rsidR="00035B96" w:rsidDel="00035B96" w:rsidRDefault="00035B96" w:rsidP="004E1954">
      <w:pPr>
        <w:pStyle w:val="BodyText"/>
        <w:rPr>
          <w:del w:id="1064" w:author="Patrick Ames" w:date="2020-11-09T07:51:00Z"/>
        </w:rPr>
      </w:pPr>
    </w:p>
    <w:p w14:paraId="5CD8C2E8" w14:textId="77777777" w:rsidR="00AB4DE0" w:rsidRDefault="00AB4DE0" w:rsidP="004E1954">
      <w:pPr>
        <w:pStyle w:val="BodyText"/>
      </w:pPr>
      <w:r>
        <w:t>Cached memories are shared between the cores of a single CPU. Typical characteristics of memory cache are:</w:t>
      </w:r>
    </w:p>
    <w:p w14:paraId="02BA1E1E" w14:textId="4F8F6E37" w:rsidR="00AB4DE0" w:rsidRDefault="00AB4DE0" w:rsidP="004E1954">
      <w:pPr>
        <w:numPr>
          <w:ilvl w:val="0"/>
          <w:numId w:val="2"/>
        </w:numPr>
      </w:pPr>
      <w:r>
        <w:t xml:space="preserve">Accessing a Level 1 cache takes </w:t>
      </w:r>
      <w:del w:id="1065" w:author="Patrick Ames" w:date="2020-11-09T07:51:00Z">
        <w:r w:rsidDel="00035B96">
          <w:delText xml:space="preserve">7 </w:delText>
        </w:r>
      </w:del>
      <w:ins w:id="1066" w:author="Patrick Ames" w:date="2020-11-09T07:51:00Z">
        <w:r w:rsidR="00035B96">
          <w:t xml:space="preserve">seven </w:t>
        </w:r>
      </w:ins>
      <w:r>
        <w:t>CPU cycles (with a size of 64KB or 128KB).</w:t>
      </w:r>
    </w:p>
    <w:p w14:paraId="39222497" w14:textId="1F6ECCCB" w:rsidR="00AB4DE0" w:rsidRDefault="00AB4DE0" w:rsidP="004E1954">
      <w:pPr>
        <w:numPr>
          <w:ilvl w:val="0"/>
          <w:numId w:val="2"/>
        </w:numPr>
      </w:pPr>
      <w:r>
        <w:t xml:space="preserve">Accessing a Level 2 cache takes </w:t>
      </w:r>
      <w:del w:id="1067" w:author="Patrick Ames" w:date="2020-11-09T07:51:00Z">
        <w:r w:rsidDel="00035B96">
          <w:delText xml:space="preserve">11 </w:delText>
        </w:r>
      </w:del>
      <w:ins w:id="1068" w:author="Patrick Ames" w:date="2020-11-09T07:51:00Z">
        <w:r w:rsidR="00035B96">
          <w:t xml:space="preserve">eleven </w:t>
        </w:r>
      </w:ins>
      <w:r>
        <w:t xml:space="preserve">CPU cycles (with a size of </w:t>
      </w:r>
      <w:ins w:id="1069" w:author="Patrick Ames" w:date="2020-11-09T07:51:00Z">
        <w:r w:rsidR="00035B96">
          <w:t>1</w:t>
        </w:r>
      </w:ins>
      <w:del w:id="1070" w:author="Patrick Ames" w:date="2020-11-09T07:51:00Z">
        <w:r w:rsidDel="00035B96">
          <w:delText>1</w:delText>
        </w:r>
      </w:del>
      <w:r>
        <w:t>MB).</w:t>
      </w:r>
    </w:p>
    <w:p w14:paraId="6DE27777" w14:textId="624F8359" w:rsidR="00AB4DE0" w:rsidRDefault="00AB4DE0" w:rsidP="004E1954">
      <w:pPr>
        <w:numPr>
          <w:ilvl w:val="0"/>
          <w:numId w:val="2"/>
        </w:numPr>
      </w:pPr>
      <w:r>
        <w:t xml:space="preserve">Accessing a Level 3 cache takes </w:t>
      </w:r>
      <w:del w:id="1071" w:author="Patrick Ames" w:date="2020-11-09T07:51:00Z">
        <w:r w:rsidDel="00035B96">
          <w:delText xml:space="preserve">30 </w:delText>
        </w:r>
      </w:del>
      <w:ins w:id="1072" w:author="Patrick Ames" w:date="2020-11-09T07:51:00Z">
        <w:r w:rsidR="00035B96">
          <w:t xml:space="preserve">thirty </w:t>
        </w:r>
      </w:ins>
      <w:r>
        <w:t>CPU cycles (with a larger size).</w:t>
      </w:r>
    </w:p>
    <w:p w14:paraId="240E136F" w14:textId="77777777" w:rsidR="00AB4DE0" w:rsidRDefault="00AB4DE0" w:rsidP="004E1954">
      <w:pPr>
        <w:pStyle w:val="FirstParagraph"/>
      </w:pPr>
      <w:r>
        <w:t>If the CPU needs to access data that is in the main RAM, it has to use its RAM controller.</w:t>
      </w:r>
    </w:p>
    <w:p w14:paraId="4B0C3EE6" w14:textId="184FAC43" w:rsidR="00AB4DE0" w:rsidRDefault="00AB4DE0" w:rsidP="004E1954">
      <w:pPr>
        <w:pStyle w:val="BodyText"/>
      </w:pPr>
      <w:r>
        <w:t xml:space="preserve">Access to RAM takes typically 170 CPU cycles (the green line in </w:t>
      </w:r>
      <w:del w:id="1073" w:author="Patrick Ames" w:date="2020-11-09T07:52:00Z">
        <w:r w:rsidDel="00035B96">
          <w:delText>the diagram</w:delText>
        </w:r>
      </w:del>
      <w:ins w:id="1074" w:author="Patrick Ames" w:date="2020-11-09T07:52:00Z">
        <w:r w:rsidR="00035B96">
          <w:t>Figure 2.29</w:t>
        </w:r>
      </w:ins>
      <w:r>
        <w:t xml:space="preserve">). Access to the remote RAM through the remote RAM controller typically adds 200 cycles (the red line in </w:t>
      </w:r>
      <w:del w:id="1075" w:author="Patrick Ames" w:date="2020-11-09T07:52:00Z">
        <w:r w:rsidDel="00035B96">
          <w:delText>the diagram</w:delText>
        </w:r>
      </w:del>
      <w:ins w:id="1076" w:author="Patrick Ames" w:date="2020-11-09T07:52:00Z">
        <w:r w:rsidR="00035B96">
          <w:t>Figure 2.29</w:t>
        </w:r>
      </w:ins>
      <w:r>
        <w:t>), meaning RAM latency is roughly doubled.</w:t>
      </w:r>
    </w:p>
    <w:p w14:paraId="2FD5D286" w14:textId="77777777" w:rsidR="00AB4DE0" w:rsidRDefault="00AB4DE0" w:rsidP="004E1954">
      <w:pPr>
        <w:pStyle w:val="BodyText"/>
      </w:pPr>
      <w:r>
        <w:t>When data needed by the CPU is located both in the local and in the remote RAM with no particular structure, latency to access data can be unpredictable and unstable.</w:t>
      </w:r>
    </w:p>
    <w:p w14:paraId="38FA37C5" w14:textId="77777777" w:rsidR="00AB4DE0" w:rsidRDefault="00AB4DE0" w:rsidP="004E1954">
      <w:pPr>
        <w:pStyle w:val="Heading3"/>
      </w:pPr>
      <w:bookmarkStart w:id="1077" w:name="Xacd2c40de76a27d9cc7b27d60c7725df5b4fdb3"/>
      <w:bookmarkStart w:id="1078" w:name="_Toc54881584"/>
      <w:r>
        <w:t>Hyper-threading (HT)</w:t>
      </w:r>
      <w:bookmarkEnd w:id="1077"/>
      <w:bookmarkEnd w:id="1078"/>
    </w:p>
    <w:p w14:paraId="723A5947" w14:textId="571AFEB0" w:rsidR="00AB4DE0" w:rsidDel="00035B96" w:rsidRDefault="00AB4DE0" w:rsidP="004E1954">
      <w:pPr>
        <w:pStyle w:val="FirstParagraph"/>
        <w:rPr>
          <w:del w:id="1079" w:author="Patrick Ames" w:date="2020-11-09T07:53:00Z"/>
        </w:rPr>
      </w:pPr>
      <w:r>
        <w:t>A single physical CPU core with hyper</w:t>
      </w:r>
      <w:del w:id="1080" w:author="Patrick Ames" w:date="2020-11-09T07:53:00Z">
        <w:r w:rsidDel="00035B96">
          <w:delText>-</w:delText>
        </w:r>
      </w:del>
      <w:ins w:id="1081" w:author="Patrick Ames" w:date="2020-11-09T07:53:00Z">
        <w:r w:rsidR="00035B96">
          <w:t>-</w:t>
        </w:r>
      </w:ins>
      <w:r>
        <w:t>threading appears as two logical CPUs to an operating system.</w:t>
      </w:r>
      <w:ins w:id="1082" w:author="Patrick Ames" w:date="2020-11-09T07:53:00Z">
        <w:r w:rsidR="00035B96">
          <w:t xml:space="preserve"> </w:t>
        </w:r>
      </w:ins>
    </w:p>
    <w:p w14:paraId="437FFB65" w14:textId="41A97F67" w:rsidR="00AB4DE0" w:rsidDel="00035B96" w:rsidRDefault="00AB4DE0">
      <w:pPr>
        <w:pStyle w:val="FirstParagraph"/>
        <w:rPr>
          <w:del w:id="1083" w:author="Patrick Ames" w:date="2020-11-09T07:53:00Z"/>
        </w:rPr>
        <w:pPrChange w:id="1084" w:author="Patrick Ames" w:date="2020-11-09T07:53:00Z">
          <w:pPr>
            <w:pStyle w:val="BodyText"/>
          </w:pPr>
        </w:pPrChange>
      </w:pPr>
      <w:r>
        <w:t>While the operating system sees two CPUs for each core, the actual CPU hardware only has a single set of execution resources for each core.</w:t>
      </w:r>
      <w:ins w:id="1085" w:author="Patrick Ames" w:date="2020-11-09T07:53:00Z">
        <w:r w:rsidR="00035B96">
          <w:t xml:space="preserve"> </w:t>
        </w:r>
      </w:ins>
    </w:p>
    <w:p w14:paraId="1FDC1C3F" w14:textId="77777777" w:rsidR="00AB4DE0" w:rsidRDefault="00AB4DE0">
      <w:pPr>
        <w:pStyle w:val="FirstParagraph"/>
        <w:pPrChange w:id="1086" w:author="Patrick Ames" w:date="2020-11-09T07:53:00Z">
          <w:pPr>
            <w:pStyle w:val="BodyText"/>
          </w:pPr>
        </w:pPrChange>
      </w:pPr>
      <w:r>
        <w:t>Hyper-threading allows the two logical CPU cores to share physical execution resources.</w:t>
      </w:r>
    </w:p>
    <w:p w14:paraId="5A346C76" w14:textId="77777777" w:rsidR="00AB4DE0" w:rsidRDefault="00AB4DE0" w:rsidP="004E1954">
      <w:pPr>
        <w:pStyle w:val="BodyText"/>
      </w:pPr>
      <w:r>
        <w:t>The sharing of resources allows two logical processors to work with each other more efficiently and allows a logical processor to borrow resources from a stalled logical core (assuming both logical cores are associated with the same physical core). Hyper-threading can help speed processing up, but it’s nowhere near as good as having actual additional cores.</w:t>
      </w:r>
    </w:p>
    <w:p w14:paraId="2831C0F6" w14:textId="4B83C987" w:rsidR="00AB4DE0" w:rsidRDefault="00AB4DE0" w:rsidP="004E1954">
      <w:pPr>
        <w:pStyle w:val="Heading3"/>
      </w:pPr>
      <w:bookmarkStart w:id="1087" w:name="Xe1fdae01444d26939e042d02c05d2a9867aeffd"/>
      <w:bookmarkStart w:id="1088" w:name="_Toc54881585"/>
      <w:r>
        <w:t xml:space="preserve">Huge </w:t>
      </w:r>
      <w:del w:id="1089" w:author="Patrick Ames" w:date="2020-11-09T07:53:00Z">
        <w:r w:rsidDel="00035B96">
          <w:delText>pages</w:delText>
        </w:r>
      </w:del>
      <w:bookmarkEnd w:id="1087"/>
      <w:bookmarkEnd w:id="1088"/>
      <w:ins w:id="1090" w:author="Patrick Ames" w:date="2020-11-09T07:53:00Z">
        <w:r w:rsidR="00035B96">
          <w:t>Pages</w:t>
        </w:r>
      </w:ins>
    </w:p>
    <w:p w14:paraId="17C46BE5" w14:textId="6E9AB80A" w:rsidR="00AB4DE0" w:rsidRDefault="00AB4DE0" w:rsidP="004E1954">
      <w:pPr>
        <w:pStyle w:val="FirstParagraph"/>
      </w:pPr>
      <w:r>
        <w:t xml:space="preserve">Memory is managed in blocks known as </w:t>
      </w:r>
      <w:r w:rsidRPr="00035B96">
        <w:rPr>
          <w:i/>
          <w:iCs/>
          <w:rPrChange w:id="1091" w:author="Patrick Ames" w:date="2020-11-09T07:54:00Z">
            <w:rPr/>
          </w:rPrChange>
        </w:rPr>
        <w:t>pages</w:t>
      </w:r>
      <w:r>
        <w:t>. On most systems, a page is 4KB</w:t>
      </w:r>
      <w:ins w:id="1092" w:author="Patrick Ames" w:date="2020-11-09T07:54:00Z">
        <w:r w:rsidR="00035B96">
          <w:t xml:space="preserve">, and </w:t>
        </w:r>
      </w:ins>
      <w:del w:id="1093" w:author="Patrick Ames" w:date="2020-11-09T07:54:00Z">
        <w:r w:rsidDel="00035B96">
          <w:delText xml:space="preserve">. </w:delText>
        </w:r>
      </w:del>
      <w:r>
        <w:t>1MB of memory is equal to 256 pages; 1GB of memory is 256,000 pages, etc. CPUs have a built-in memory management unit that manages a list of these pages in hardware.</w:t>
      </w:r>
    </w:p>
    <w:p w14:paraId="656BF174" w14:textId="40935537" w:rsidR="00AB4DE0" w:rsidRDefault="0010278B" w:rsidP="004E1954">
      <w:pPr>
        <w:pStyle w:val="BodyText"/>
        <w:rPr>
          <w:ins w:id="1094" w:author="Patrick Ames" w:date="2020-11-09T07:54:00Z"/>
          <w:noProof/>
        </w:rPr>
      </w:pPr>
      <w:r>
        <w:rPr>
          <w:noProof/>
        </w:rPr>
        <w:object w:dxaOrig="10848" w:dyaOrig="3097" w14:anchorId="7BDE3B84">
          <v:shape id="_x0000_i1028" type="#_x0000_t75" alt="" style="width:470.3pt;height:133.45pt;mso-width-percent:0;mso-height-percent:0;mso-width-percent:0;mso-height-percent:0" o:ole="">
            <v:imagedata r:id="rId50" o:title=""/>
          </v:shape>
          <o:OLEObject Type="Embed" ProgID="Visio.Drawing.15" ShapeID="_x0000_i1028" DrawAspect="Content" ObjectID="_1666501878" r:id="rId51"/>
        </w:object>
      </w:r>
    </w:p>
    <w:p w14:paraId="6F38E2F0" w14:textId="038870DF" w:rsidR="00035B96" w:rsidRDefault="00035B96" w:rsidP="004E1954">
      <w:pPr>
        <w:pStyle w:val="BodyText"/>
      </w:pPr>
      <w:ins w:id="1095" w:author="Patrick Ames" w:date="2020-11-09T07:54:00Z">
        <w:r>
          <w:rPr>
            <w:noProof/>
          </w:rPr>
          <w:t>Figuree 2.31</w:t>
        </w:r>
        <w:r>
          <w:rPr>
            <w:noProof/>
          </w:rPr>
          <w:tab/>
          <w:t>Huge Pages Memory A</w:t>
        </w:r>
      </w:ins>
      <w:ins w:id="1096" w:author="Patrick Ames" w:date="2020-11-09T07:55:00Z">
        <w:r>
          <w:rPr>
            <w:noProof/>
          </w:rPr>
          <w:t>llocation</w:t>
        </w:r>
      </w:ins>
    </w:p>
    <w:p w14:paraId="791AD0FE" w14:textId="77777777" w:rsidR="00AB4DE0" w:rsidRDefault="00AB4DE0" w:rsidP="004E1954">
      <w:pPr>
        <w:pStyle w:val="BodyText"/>
      </w:pPr>
      <w:r>
        <w:t xml:space="preserve">The Translation Lookaside Buffer (TLB) is a small hardware cache of virtual-to-physical page mappings. If the virtual address passed in a hardware instruction can be found in the TLB, the mapping can be determined quickly. If not, a </w:t>
      </w:r>
      <w:r>
        <w:rPr>
          <w:rStyle w:val="VerbatimChar"/>
        </w:rPr>
        <w:t>TLB miss</w:t>
      </w:r>
      <w:r>
        <w:t xml:space="preserve"> occurs, and the system falls back to slower, software-based address translation. This results in performance issues. Since the size of the TLB is fixed, the only way to reduce the chance of a TLB miss is to increase the page size.</w:t>
      </w:r>
    </w:p>
    <w:p w14:paraId="14D0A905" w14:textId="245EC353" w:rsidR="00AB4DE0" w:rsidRDefault="0010278B" w:rsidP="004E1954">
      <w:pPr>
        <w:pStyle w:val="BodyText"/>
        <w:rPr>
          <w:ins w:id="1097" w:author="Patrick Ames" w:date="2020-11-09T07:55:00Z"/>
          <w:noProof/>
        </w:rPr>
      </w:pPr>
      <w:r>
        <w:rPr>
          <w:noProof/>
        </w:rPr>
        <w:object w:dxaOrig="7993" w:dyaOrig="4128" w14:anchorId="33092F55">
          <v:shape id="_x0000_i1027" type="#_x0000_t75" alt="" style="width:398.95pt;height:206.1pt;mso-width-percent:0;mso-height-percent:0;mso-width-percent:0;mso-height-percent:0" o:ole="">
            <v:imagedata r:id="rId52" o:title=""/>
          </v:shape>
          <o:OLEObject Type="Embed" ProgID="Visio.Drawing.15" ShapeID="_x0000_i1027" DrawAspect="Content" ObjectID="_1666501879" r:id="rId53"/>
        </w:object>
      </w:r>
    </w:p>
    <w:p w14:paraId="6278165A" w14:textId="189B3150" w:rsidR="00035B96" w:rsidRDefault="00035B96" w:rsidP="004E1954">
      <w:pPr>
        <w:pStyle w:val="BodyText"/>
      </w:pPr>
      <w:ins w:id="1098" w:author="Patrick Ames" w:date="2020-11-09T07:55:00Z">
        <w:r>
          <w:rPr>
            <w:noProof/>
          </w:rPr>
          <w:t>Figure 2.32</w:t>
        </w:r>
        <w:r>
          <w:rPr>
            <w:noProof/>
          </w:rPr>
          <w:tab/>
          <w:t>Huger Pages Memory Management</w:t>
        </w:r>
      </w:ins>
    </w:p>
    <w:p w14:paraId="23F0EB53" w14:textId="77777777" w:rsidR="00AB4DE0" w:rsidRDefault="00AB4DE0" w:rsidP="004E1954">
      <w:pPr>
        <w:pStyle w:val="BodyText"/>
      </w:pPr>
      <w:r>
        <w:t>Virtual memory address lookup slows down when the number of entries increases.</w:t>
      </w:r>
    </w:p>
    <w:p w14:paraId="6C80A611" w14:textId="44532765" w:rsidR="00AB4DE0" w:rsidDel="003C4055" w:rsidRDefault="00AB4DE0" w:rsidP="004E1954">
      <w:pPr>
        <w:pStyle w:val="BodyText"/>
        <w:rPr>
          <w:del w:id="1099" w:author="Patrick Ames" w:date="2020-11-09T08:01:00Z"/>
        </w:rPr>
      </w:pPr>
      <w:r>
        <w:t>A huge page is a memory page that is larger than 4Ki. In x86_64 architecture, in addition to standard 4KB memory page size, two larger page sizes are available: 2MB and 1GB.</w:t>
      </w:r>
      <w:ins w:id="1100" w:author="Patrick Ames" w:date="2020-11-09T08:01:00Z">
        <w:r w:rsidR="003C4055">
          <w:t xml:space="preserve"> </w:t>
        </w:r>
      </w:ins>
    </w:p>
    <w:p w14:paraId="1E6FCEFE" w14:textId="77777777" w:rsidR="00AB4DE0" w:rsidRDefault="00AB4DE0" w:rsidP="004E1954">
      <w:pPr>
        <w:pStyle w:val="BodyText"/>
      </w:pPr>
      <w:r>
        <w:t>Contrail DPDK vrouter can use both or only one huge page size.</w:t>
      </w:r>
    </w:p>
    <w:p w14:paraId="4264A0A5" w14:textId="14B49099" w:rsidR="00AB4DE0" w:rsidRDefault="00AB4DE0" w:rsidP="004E1954">
      <w:pPr>
        <w:pStyle w:val="Heading3"/>
      </w:pPr>
      <w:bookmarkStart w:id="1101" w:name="X10a8351a7d0dc7d4667539a056de07945261cb9"/>
      <w:bookmarkStart w:id="1102" w:name="_Toc54881586"/>
      <w:r>
        <w:t xml:space="preserve">CPU </w:t>
      </w:r>
      <w:del w:id="1103" w:author="Patrick Ames" w:date="2020-11-09T08:01:00Z">
        <w:r w:rsidDel="003C4055">
          <w:delText xml:space="preserve">isolation </w:delText>
        </w:r>
      </w:del>
      <w:ins w:id="1104" w:author="Patrick Ames" w:date="2020-11-09T08:01:00Z">
        <w:r w:rsidR="003C4055">
          <w:t xml:space="preserve">Isolation </w:t>
        </w:r>
      </w:ins>
      <w:r>
        <w:t xml:space="preserve">and </w:t>
      </w:r>
      <w:del w:id="1105" w:author="Patrick Ames" w:date="2020-11-09T08:01:00Z">
        <w:r w:rsidDel="003C4055">
          <w:delText>pining</w:delText>
        </w:r>
      </w:del>
      <w:bookmarkEnd w:id="1101"/>
      <w:bookmarkEnd w:id="1102"/>
      <w:ins w:id="1106" w:author="Patrick Ames" w:date="2020-11-09T08:01:00Z">
        <w:r w:rsidR="003C4055">
          <w:t>Pining</w:t>
        </w:r>
      </w:ins>
    </w:p>
    <w:p w14:paraId="2973A087" w14:textId="225427F8" w:rsidR="00AB4DE0" w:rsidDel="003C4055" w:rsidRDefault="00AB4DE0" w:rsidP="004E1954">
      <w:pPr>
        <w:pStyle w:val="FirstParagraph"/>
        <w:rPr>
          <w:del w:id="1107" w:author="Patrick Ames" w:date="2020-11-09T08:03:00Z"/>
        </w:rPr>
      </w:pPr>
      <w:r>
        <w:t xml:space="preserve">An </w:t>
      </w:r>
      <w:del w:id="1108" w:author="Patrick Ames" w:date="2020-11-09T08:03:00Z">
        <w:r w:rsidDel="003C4055">
          <w:delText xml:space="preserve">Operating </w:delText>
        </w:r>
      </w:del>
      <w:ins w:id="1109" w:author="Patrick Ames" w:date="2020-11-09T08:03:00Z">
        <w:r w:rsidR="003C4055">
          <w:t xml:space="preserve">operating </w:t>
        </w:r>
      </w:ins>
      <w:del w:id="1110" w:author="Patrick Ames" w:date="2020-11-09T08:03:00Z">
        <w:r w:rsidDel="003C4055">
          <w:delText xml:space="preserve">System </w:delText>
        </w:r>
      </w:del>
      <w:ins w:id="1111" w:author="Patrick Ames" w:date="2020-11-09T08:03:00Z">
        <w:r w:rsidR="003C4055">
          <w:t xml:space="preserve">system </w:t>
        </w:r>
      </w:ins>
      <w:r>
        <w:t xml:space="preserve">is using a scheduler to place each single process and/or threads it has to run onto one </w:t>
      </w:r>
      <w:ins w:id="1112" w:author="Patrick Ames" w:date="2020-11-09T08:03:00Z">
        <w:r w:rsidR="003C4055">
          <w:t xml:space="preserve">of the </w:t>
        </w:r>
      </w:ins>
      <w:r>
        <w:t>CPUs offered by a host.</w:t>
      </w:r>
      <w:ins w:id="1113" w:author="Patrick Ames" w:date="2020-11-09T08:03:00Z">
        <w:r w:rsidR="003C4055">
          <w:t xml:space="preserve"> </w:t>
        </w:r>
      </w:ins>
    </w:p>
    <w:p w14:paraId="53E21290" w14:textId="77777777" w:rsidR="00AB4DE0" w:rsidRDefault="00AB4DE0">
      <w:pPr>
        <w:pStyle w:val="FirstParagraph"/>
        <w:pPrChange w:id="1114" w:author="Patrick Ames" w:date="2020-11-09T08:03:00Z">
          <w:pPr>
            <w:pStyle w:val="BodyText"/>
          </w:pPr>
        </w:pPrChange>
      </w:pPr>
      <w:r>
        <w:t xml:space="preserve">There are two kinds of scheduling, </w:t>
      </w:r>
      <w:r w:rsidRPr="003C4055">
        <w:rPr>
          <w:i/>
          <w:iCs/>
          <w:rPrChange w:id="1115" w:author="Patrick Ames" w:date="2020-11-09T08:03:00Z">
            <w:rPr/>
          </w:rPrChange>
        </w:rPr>
        <w:t>cooperative</w:t>
      </w:r>
      <w:r>
        <w:t xml:space="preserve"> and </w:t>
      </w:r>
      <w:r w:rsidRPr="003C4055">
        <w:rPr>
          <w:i/>
          <w:iCs/>
          <w:rPrChange w:id="1116" w:author="Patrick Ames" w:date="2020-11-09T08:03:00Z">
            <w:rPr/>
          </w:rPrChange>
        </w:rPr>
        <w:t>preemptive</w:t>
      </w:r>
      <w:r>
        <w:t>. By default, Linux scheduler is using a cooperative mode.</w:t>
      </w:r>
    </w:p>
    <w:p w14:paraId="22EF0F02" w14:textId="5ECB7249" w:rsidR="00AB4DE0" w:rsidDel="003C4055" w:rsidRDefault="00AB4DE0" w:rsidP="004E1954">
      <w:pPr>
        <w:pStyle w:val="BodyText"/>
        <w:rPr>
          <w:del w:id="1117" w:author="Patrick Ames" w:date="2020-11-09T08:04:00Z"/>
        </w:rPr>
      </w:pPr>
      <w:r>
        <w:t xml:space="preserve">In order to get a CPU booked for a subset of tasks, </w:t>
      </w:r>
      <w:del w:id="1118" w:author="Patrick Ames" w:date="2020-11-09T08:03:00Z">
        <w:r w:rsidDel="003C4055">
          <w:delText xml:space="preserve">we </w:delText>
        </w:r>
      </w:del>
      <w:ins w:id="1119" w:author="Patrick Ames" w:date="2020-11-09T08:03:00Z">
        <w:r w:rsidR="003C4055">
          <w:t xml:space="preserve">you </w:t>
        </w:r>
      </w:ins>
      <w:r>
        <w:t xml:space="preserve">have to inform the </w:t>
      </w:r>
      <w:del w:id="1120" w:author="Patrick Ames" w:date="2020-11-09T08:03:00Z">
        <w:r w:rsidDel="003C4055">
          <w:delText xml:space="preserve">Operating </w:delText>
        </w:r>
      </w:del>
      <w:ins w:id="1121" w:author="Patrick Ames" w:date="2020-11-09T08:03:00Z">
        <w:r w:rsidR="003C4055">
          <w:t>O</w:t>
        </w:r>
      </w:ins>
      <w:ins w:id="1122" w:author="Patrick Ames" w:date="2020-11-09T08:04:00Z">
        <w:r w:rsidR="003C4055">
          <w:t>S</w:t>
        </w:r>
      </w:ins>
      <w:del w:id="1123" w:author="Patrick Ames" w:date="2020-11-09T08:03:00Z">
        <w:r w:rsidDel="003C4055">
          <w:delText>System</w:delText>
        </w:r>
      </w:del>
      <w:r>
        <w:t xml:space="preserve"> scheduler not to use these CPUs for all the tasks it has to run.</w:t>
      </w:r>
      <w:ins w:id="1124" w:author="Patrick Ames" w:date="2020-11-09T08:04:00Z">
        <w:r w:rsidR="003C4055">
          <w:t xml:space="preserve"> </w:t>
        </w:r>
      </w:ins>
    </w:p>
    <w:p w14:paraId="481F7A65" w14:textId="758E6AF9" w:rsidR="00AB4DE0" w:rsidRDefault="00AB4DE0" w:rsidP="004E1954">
      <w:pPr>
        <w:pStyle w:val="BodyText"/>
      </w:pPr>
      <w:r>
        <w:t>These CPUs are</w:t>
      </w:r>
      <w:del w:id="1125" w:author="Patrick Ames" w:date="2020-11-09T08:10:00Z">
        <w:r w:rsidDel="003C4055">
          <w:delText xml:space="preserve"> told:</w:delText>
        </w:r>
      </w:del>
      <w:r>
        <w:t xml:space="preserve"> "</w:t>
      </w:r>
      <w:r w:rsidRPr="003C4055">
        <w:rPr>
          <w:i/>
          <w:iCs/>
          <w:rPrChange w:id="1126" w:author="Patrick Ames" w:date="2020-11-09T08:04:00Z">
            <w:rPr/>
          </w:rPrChange>
        </w:rPr>
        <w:t>isolated</w:t>
      </w:r>
      <w:r>
        <w:t xml:space="preserve">" because they are no </w:t>
      </w:r>
      <w:del w:id="1127" w:author="Patrick Ames" w:date="2020-11-09T08:04:00Z">
        <w:r w:rsidDel="003C4055">
          <w:delText xml:space="preserve">more </w:delText>
        </w:r>
      </w:del>
      <w:ins w:id="1128" w:author="Patrick Ames" w:date="2020-11-09T08:04:00Z">
        <w:r w:rsidR="003C4055">
          <w:t xml:space="preserve">longer </w:t>
        </w:r>
      </w:ins>
      <w:r>
        <w:t xml:space="preserve">used by the OS to process all </w:t>
      </w:r>
      <w:ins w:id="1129" w:author="Patrick Ames" w:date="2020-11-09T08:10:00Z">
        <w:r w:rsidR="003C4055">
          <w:t xml:space="preserve">the </w:t>
        </w:r>
      </w:ins>
      <w:r>
        <w:t>tasks. In order to get a CPU isolated several mechanisms can be used:</w:t>
      </w:r>
    </w:p>
    <w:p w14:paraId="7AA75725" w14:textId="77777777" w:rsidR="00AB4DE0" w:rsidRDefault="00AB4DE0" w:rsidP="004E1954">
      <w:pPr>
        <w:numPr>
          <w:ilvl w:val="0"/>
          <w:numId w:val="2"/>
        </w:numPr>
      </w:pPr>
      <w:r>
        <w:t xml:space="preserve">remove this CPU from the </w:t>
      </w:r>
      <w:del w:id="1130" w:author="Patrick Ames" w:date="2020-11-09T08:11:00Z">
        <w:r w:rsidDel="0015435B">
          <w:delText>"</w:delText>
        </w:r>
      </w:del>
      <w:r>
        <w:t>common</w:t>
      </w:r>
      <w:del w:id="1131" w:author="Patrick Ames" w:date="2020-11-09T08:11:00Z">
        <w:r w:rsidDel="0015435B">
          <w:delText>"</w:delText>
        </w:r>
      </w:del>
      <w:r>
        <w:t xml:space="preserve"> CPU list used to process all tasks</w:t>
      </w:r>
    </w:p>
    <w:p w14:paraId="4A3165BE" w14:textId="77777777" w:rsidR="0015435B" w:rsidRDefault="00AB4DE0" w:rsidP="0015435B">
      <w:pPr>
        <w:numPr>
          <w:ilvl w:val="0"/>
          <w:numId w:val="2"/>
        </w:numPr>
        <w:rPr>
          <w:ins w:id="1132" w:author="Patrick Ames" w:date="2020-11-09T08:11:00Z"/>
        </w:rPr>
      </w:pPr>
      <w:r>
        <w:t>change the scheduling algorithm (cooperative to preemptive)</w:t>
      </w:r>
    </w:p>
    <w:p w14:paraId="00C71A36" w14:textId="641912FF" w:rsidR="00AB4DE0" w:rsidDel="0015435B" w:rsidRDefault="00AB4DE0" w:rsidP="00DF2168">
      <w:pPr>
        <w:numPr>
          <w:ilvl w:val="1"/>
          <w:numId w:val="2"/>
        </w:numPr>
        <w:rPr>
          <w:del w:id="1133" w:author="Patrick Ames" w:date="2020-11-09T08:11:00Z"/>
        </w:rPr>
      </w:pPr>
    </w:p>
    <w:p w14:paraId="2C112388" w14:textId="47540754" w:rsidR="0015435B" w:rsidRDefault="00AB4DE0" w:rsidP="0015435B">
      <w:pPr>
        <w:numPr>
          <w:ilvl w:val="0"/>
          <w:numId w:val="2"/>
        </w:numPr>
        <w:rPr>
          <w:ins w:id="1134" w:author="Patrick Ames" w:date="2020-11-09T08:11:00Z"/>
        </w:rPr>
      </w:pPr>
      <w:r>
        <w:t xml:space="preserve">participate or </w:t>
      </w:r>
      <w:del w:id="1135" w:author="Patrick Ames" w:date="2020-11-09T08:11:00Z">
        <w:r w:rsidDel="0015435B">
          <w:delText>not to</w:delText>
        </w:r>
      </w:del>
      <w:ins w:id="1136" w:author="Patrick Ames" w:date="2020-11-09T08:11:00Z">
        <w:r w:rsidR="0015435B">
          <w:t>do not</w:t>
        </w:r>
      </w:ins>
      <w:r>
        <w:t xml:space="preserve"> interrupt processing</w:t>
      </w:r>
    </w:p>
    <w:p w14:paraId="71452F27" w14:textId="288CF28C" w:rsidR="00AB4DE0" w:rsidDel="0015435B" w:rsidRDefault="00AB4DE0">
      <w:pPr>
        <w:rPr>
          <w:del w:id="1137" w:author="Patrick Ames" w:date="2020-11-09T08:11:00Z"/>
        </w:rPr>
        <w:pPrChange w:id="1138" w:author="Patrick Ames" w:date="2020-11-09T08:11:00Z">
          <w:pPr>
            <w:numPr>
              <w:ilvl w:val="1"/>
              <w:numId w:val="2"/>
            </w:numPr>
            <w:tabs>
              <w:tab w:val="num" w:pos="720"/>
            </w:tabs>
            <w:ind w:left="1200" w:hanging="480"/>
          </w:pPr>
        </w:pPrChange>
      </w:pPr>
    </w:p>
    <w:p w14:paraId="062EEB73" w14:textId="77777777" w:rsidR="00AB4DE0" w:rsidRDefault="00AB4DE0">
      <w:pPr>
        <w:pPrChange w:id="1139" w:author="Patrick Ames" w:date="2020-11-09T08:11:00Z">
          <w:pPr>
            <w:numPr>
              <w:ilvl w:val="1"/>
              <w:numId w:val="2"/>
            </w:numPr>
            <w:tabs>
              <w:tab w:val="num" w:pos="720"/>
            </w:tabs>
            <w:ind w:left="1200" w:hanging="480"/>
          </w:pPr>
        </w:pPrChange>
      </w:pPr>
      <w:r>
        <w:t>Isolation and pinning are two complementary mechanisms that are proposed by Linux OS:</w:t>
      </w:r>
    </w:p>
    <w:p w14:paraId="510B5898" w14:textId="32535FDA" w:rsidR="00AB4DE0" w:rsidRDefault="00AB4DE0" w:rsidP="004E1954">
      <w:pPr>
        <w:numPr>
          <w:ilvl w:val="0"/>
          <w:numId w:val="2"/>
        </w:numPr>
      </w:pPr>
      <w:r>
        <w:t xml:space="preserve">CPU isolation restricts the set of CPUs that are available for </w:t>
      </w:r>
      <w:del w:id="1140" w:author="Patrick Ames" w:date="2020-11-09T08:12:00Z">
        <w:r w:rsidDel="0015435B">
          <w:delText xml:space="preserve">Operating </w:delText>
        </w:r>
      </w:del>
      <w:ins w:id="1141" w:author="Patrick Ames" w:date="2020-11-09T08:12:00Z">
        <w:r w:rsidR="0015435B">
          <w:t xml:space="preserve">operating </w:t>
        </w:r>
      </w:ins>
      <w:del w:id="1142" w:author="Patrick Ames" w:date="2020-11-09T08:12:00Z">
        <w:r w:rsidDel="0015435B">
          <w:delText xml:space="preserve">System </w:delText>
        </w:r>
      </w:del>
      <w:ins w:id="1143" w:author="Patrick Ames" w:date="2020-11-09T08:12:00Z">
        <w:r w:rsidR="0015435B">
          <w:t xml:space="preserve">system </w:t>
        </w:r>
      </w:ins>
      <w:del w:id="1144" w:author="Patrick Ames" w:date="2020-11-09T08:12:00Z">
        <w:r w:rsidDel="0015435B">
          <w:delText xml:space="preserve">Scheduler </w:delText>
        </w:r>
      </w:del>
      <w:ins w:id="1145" w:author="Patrick Ames" w:date="2020-11-09T08:12:00Z">
        <w:r w:rsidR="0015435B">
          <w:t xml:space="preserve">scheduler </w:t>
        </w:r>
      </w:ins>
      <w:r>
        <w:t xml:space="preserve">level. When a CPU is isolated, no task will be scheduled on it by the </w:t>
      </w:r>
      <w:del w:id="1146" w:author="Patrick Ames" w:date="2020-11-09T08:12:00Z">
        <w:r w:rsidDel="0015435B">
          <w:delText xml:space="preserve">Operating </w:delText>
        </w:r>
      </w:del>
      <w:ins w:id="1147" w:author="Patrick Ames" w:date="2020-11-09T08:12:00Z">
        <w:r w:rsidR="0015435B">
          <w:t>OS</w:t>
        </w:r>
      </w:ins>
      <w:del w:id="1148" w:author="Patrick Ames" w:date="2020-11-09T08:12:00Z">
        <w:r w:rsidDel="0015435B">
          <w:delText>System</w:delText>
        </w:r>
      </w:del>
      <w:r>
        <w:t>. An explicit task assignment must be done.</w:t>
      </w:r>
    </w:p>
    <w:p w14:paraId="3B529370" w14:textId="75F49D39" w:rsidR="00AB4DE0" w:rsidRDefault="00AB4DE0" w:rsidP="004E1954">
      <w:pPr>
        <w:numPr>
          <w:ilvl w:val="0"/>
          <w:numId w:val="2"/>
        </w:numPr>
      </w:pPr>
      <w:r>
        <w:t xml:space="preserve">CPU pinning is also called </w:t>
      </w:r>
      <w:r w:rsidRPr="0015435B">
        <w:rPr>
          <w:i/>
          <w:iCs/>
          <w:rPrChange w:id="1149" w:author="Patrick Ames" w:date="2020-11-09T08:12:00Z">
            <w:rPr/>
          </w:rPrChange>
        </w:rPr>
        <w:t>processor affinity</w:t>
      </w:r>
      <w:del w:id="1150" w:author="Patrick Ames" w:date="2020-11-09T08:13:00Z">
        <w:r w:rsidDel="0015435B">
          <w:delText>. I</w:delText>
        </w:r>
      </w:del>
      <w:ins w:id="1151" w:author="Patrick Ames" w:date="2020-11-09T08:13:00Z">
        <w:r w:rsidR="0015435B">
          <w:t xml:space="preserve"> and i</w:t>
        </w:r>
      </w:ins>
      <w:r>
        <w:t xml:space="preserve">t enables the binding and unbinding of </w:t>
      </w:r>
      <w:ins w:id="1152" w:author="Patrick Ames" w:date="2020-11-09T08:13:00Z">
        <w:r w:rsidR="0015435B">
          <w:t xml:space="preserve">a </w:t>
        </w:r>
      </w:ins>
      <w:r>
        <w:t xml:space="preserve">process or a thread onto </w:t>
      </w:r>
      <w:del w:id="1153" w:author="Patrick Ames" w:date="2020-11-09T08:13:00Z">
        <w:r w:rsidDel="0015435B">
          <w:delText xml:space="preserve">a </w:delText>
        </w:r>
      </w:del>
      <w:ins w:id="1154" w:author="Patrick Ames" w:date="2020-11-09T08:13:00Z">
        <w:r w:rsidR="0015435B">
          <w:t xml:space="preserve">the </w:t>
        </w:r>
      </w:ins>
      <w:r>
        <w:t>CPU.</w:t>
      </w:r>
      <w:ins w:id="1155" w:author="Patrick Ames" w:date="2020-11-09T08:12:00Z">
        <w:r w:rsidR="0015435B" w:rsidDel="0015435B">
          <w:t xml:space="preserve"> </w:t>
        </w:r>
      </w:ins>
      <w:del w:id="1156" w:author="Patrick Ames" w:date="2020-11-09T08:12:00Z">
        <w:r w:rsidDel="0015435B">
          <w:br/>
        </w:r>
      </w:del>
      <w:r>
        <w:t>On the opposite</w:t>
      </w:r>
      <w:ins w:id="1157" w:author="Patrick Ames" w:date="2020-11-09T08:13:00Z">
        <w:r w:rsidR="0015435B">
          <w:t xml:space="preserve"> side</w:t>
        </w:r>
      </w:ins>
      <w:r>
        <w:t>, CPU pinning is a mechanism that consists in defining a limited set of CPUs that are allowed to be used by:</w:t>
      </w:r>
    </w:p>
    <w:p w14:paraId="69EF0FD1" w14:textId="4FA5B804" w:rsidR="00AB4DE0" w:rsidRDefault="00AB4DE0" w:rsidP="004E1954">
      <w:pPr>
        <w:numPr>
          <w:ilvl w:val="1"/>
          <w:numId w:val="2"/>
        </w:numPr>
      </w:pPr>
      <w:r>
        <w:t xml:space="preserve">the OS </w:t>
      </w:r>
      <w:del w:id="1158" w:author="Patrick Ames" w:date="2020-11-09T08:13:00Z">
        <w:r w:rsidDel="0015435B">
          <w:delText>Scheduler</w:delText>
        </w:r>
      </w:del>
      <w:ins w:id="1159" w:author="Patrick Ames" w:date="2020-11-09T08:13:00Z">
        <w:r w:rsidR="0015435B">
          <w:t>scheduler</w:t>
        </w:r>
      </w:ins>
      <w:r>
        <w:t xml:space="preserve">. </w:t>
      </w:r>
      <w:del w:id="1160" w:author="Patrick Ames" w:date="2020-11-09T08:13:00Z">
        <w:r w:rsidDel="0015435B">
          <w:delText>Operating System</w:delText>
        </w:r>
      </w:del>
      <w:ins w:id="1161" w:author="Patrick Ames" w:date="2020-11-09T08:13:00Z">
        <w:r w:rsidR="0015435B">
          <w:t>OS</w:t>
        </w:r>
      </w:ins>
      <w:r>
        <w:t xml:space="preserve"> CPU affinity is managed through systemd</w:t>
      </w:r>
      <w:del w:id="1162" w:author="Patrick Ames" w:date="2020-11-09T08:14:00Z">
        <w:r w:rsidDel="0015435B">
          <w:delText>.</w:delText>
        </w:r>
      </w:del>
    </w:p>
    <w:p w14:paraId="133EC6DB" w14:textId="77777777" w:rsidR="00AB4DE0" w:rsidRDefault="00AB4DE0" w:rsidP="004E1954">
      <w:pPr>
        <w:numPr>
          <w:ilvl w:val="1"/>
          <w:numId w:val="2"/>
        </w:numPr>
      </w:pPr>
      <w:r>
        <w:t>a specific process: using CPU pinning rules (taskset command for instance)</w:t>
      </w:r>
    </w:p>
    <w:p w14:paraId="6A5F71AF" w14:textId="2E4EAF60" w:rsidR="00AB4DE0" w:rsidRDefault="00AB4DE0" w:rsidP="004E1954">
      <w:pPr>
        <w:pStyle w:val="FirstParagraph"/>
      </w:pPr>
      <w:r>
        <w:t xml:space="preserve">Tasks to be run by an operating system must be spread across available CPUs. These tasks </w:t>
      </w:r>
      <w:ins w:id="1163" w:author="Patrick Ames" w:date="2020-11-09T08:14:00Z">
        <w:r w:rsidR="0015435B">
          <w:t xml:space="preserve">are </w:t>
        </w:r>
      </w:ins>
      <w:r>
        <w:t xml:space="preserve">in a multi-threading environment </w:t>
      </w:r>
      <w:del w:id="1164" w:author="Patrick Ames" w:date="2020-11-09T08:14:00Z">
        <w:r w:rsidDel="0015435B">
          <w:delText xml:space="preserve">are </w:delText>
        </w:r>
      </w:del>
      <w:r>
        <w:t>often made of several processes which are also made of several threads.</w:t>
      </w:r>
    </w:p>
    <w:p w14:paraId="6A993444" w14:textId="60DBE947" w:rsidR="00AB4DE0" w:rsidRDefault="00AB4DE0" w:rsidP="004E1954">
      <w:pPr>
        <w:pStyle w:val="Heading3"/>
      </w:pPr>
      <w:bookmarkStart w:id="1165" w:name="X2b8b4c3b1456d2d7ce234bea43bb55c3cf3adc0"/>
      <w:bookmarkStart w:id="1166" w:name="_Toc54881587"/>
      <w:r>
        <w:t xml:space="preserve">CPU </w:t>
      </w:r>
      <w:del w:id="1167" w:author="Patrick Ames" w:date="2020-11-09T08:14:00Z">
        <w:r w:rsidDel="0015435B">
          <w:delText xml:space="preserve">isolation </w:delText>
        </w:r>
      </w:del>
      <w:ins w:id="1168" w:author="Patrick Ames" w:date="2020-11-09T08:14:00Z">
        <w:r w:rsidR="0015435B">
          <w:t xml:space="preserve">Isolation </w:t>
        </w:r>
      </w:ins>
      <w:del w:id="1169" w:author="Patrick Ames" w:date="2020-11-09T08:14:00Z">
        <w:r w:rsidDel="0015435B">
          <w:delText>mechanisms</w:delText>
        </w:r>
      </w:del>
      <w:bookmarkEnd w:id="1165"/>
      <w:bookmarkEnd w:id="1166"/>
      <w:ins w:id="1170" w:author="Patrick Ames" w:date="2020-11-09T08:14:00Z">
        <w:r w:rsidR="0015435B">
          <w:t>Mechanisms</w:t>
        </w:r>
      </w:ins>
    </w:p>
    <w:p w14:paraId="127711E9" w14:textId="77777777" w:rsidR="00AB4DE0" w:rsidRDefault="00AB4DE0" w:rsidP="004E1954">
      <w:pPr>
        <w:pStyle w:val="Heading4"/>
      </w:pPr>
      <w:bookmarkStart w:id="1171" w:name="Xf0cec72f409210df03b99bdc42b5388c93428ac"/>
      <w:r>
        <w:t>isolcpus</w:t>
      </w:r>
      <w:bookmarkEnd w:id="1171"/>
    </w:p>
    <w:p w14:paraId="7CF6DF1F" w14:textId="0D360E62" w:rsidR="00AB4DE0" w:rsidRDefault="00AB4DE0" w:rsidP="004E1954">
      <w:pPr>
        <w:pStyle w:val="FirstParagraph"/>
      </w:pPr>
      <w:del w:id="1172" w:author="Patrick Ames" w:date="2020-11-09T08:14:00Z">
        <w:r w:rsidDel="0015435B">
          <w:delText xml:space="preserve">isolcpus </w:delText>
        </w:r>
      </w:del>
      <w:ins w:id="1173" w:author="Patrick Ames" w:date="2020-11-09T08:14:00Z">
        <w:r w:rsidR="0015435B">
          <w:t xml:space="preserve">Isolcpus </w:t>
        </w:r>
      </w:ins>
      <w:r>
        <w:t xml:space="preserve">is a </w:t>
      </w:r>
      <w:del w:id="1174" w:author="Patrick Ames" w:date="2020-11-09T08:14:00Z">
        <w:r w:rsidDel="0015435B">
          <w:delText xml:space="preserve">Kernel </w:delText>
        </w:r>
      </w:del>
      <w:ins w:id="1175" w:author="Patrick Ames" w:date="2020-11-09T08:14:00Z">
        <w:r w:rsidR="0015435B">
          <w:t xml:space="preserve">Kernel </w:t>
        </w:r>
      </w:ins>
      <w:r>
        <w:t xml:space="preserve">scheduler option. When a CPUs is specified in isolcpus list, it is removed from the general kernel SMP balancing and scheduler algorithms. The only way to move a process onto or off </w:t>
      </w:r>
      <w:ins w:id="1176" w:author="Patrick Ames" w:date="2020-11-09T08:15:00Z">
        <w:r w:rsidR="0015435B">
          <w:t xml:space="preserve">OF </w:t>
        </w:r>
      </w:ins>
      <w:r>
        <w:t xml:space="preserve">an </w:t>
      </w:r>
      <w:del w:id="1177" w:author="Patrick Ames" w:date="2020-11-09T08:15:00Z">
        <w:r w:rsidDel="0015435B">
          <w:delText>"</w:delText>
        </w:r>
      </w:del>
      <w:r>
        <w:t>isolated</w:t>
      </w:r>
      <w:del w:id="1178" w:author="Patrick Ames" w:date="2020-11-09T08:15:00Z">
        <w:r w:rsidDel="0015435B">
          <w:delText xml:space="preserve">" </w:delText>
        </w:r>
      </w:del>
      <w:ins w:id="1179" w:author="Patrick Ames" w:date="2020-11-09T08:15:00Z">
        <w:r w:rsidR="0015435B">
          <w:t xml:space="preserve"> </w:t>
        </w:r>
      </w:ins>
      <w:r>
        <w:t>CPU is via the CPU affinity syscalls (or to use the taskset command).</w:t>
      </w:r>
    </w:p>
    <w:p w14:paraId="25DAB368" w14:textId="77777777" w:rsidR="00AB4DE0" w:rsidRDefault="00AB4DE0" w:rsidP="004E1954">
      <w:pPr>
        <w:pStyle w:val="BodyText"/>
      </w:pPr>
      <w:r>
        <w:t>This isolation mechanism:</w:t>
      </w:r>
    </w:p>
    <w:p w14:paraId="52215C18" w14:textId="71E861AC" w:rsidR="00AB4DE0" w:rsidRDefault="00AB4DE0" w:rsidP="004E1954">
      <w:pPr>
        <w:numPr>
          <w:ilvl w:val="0"/>
          <w:numId w:val="2"/>
        </w:numPr>
      </w:pPr>
      <w:r>
        <w:t>remove</w:t>
      </w:r>
      <w:ins w:id="1180" w:author="Patrick Ames" w:date="2020-11-09T08:15:00Z">
        <w:r w:rsidR="0015435B">
          <w:t>S</w:t>
        </w:r>
      </w:ins>
      <w:r>
        <w:t xml:space="preserve"> isolated CPUs from the </w:t>
      </w:r>
      <w:del w:id="1181" w:author="Patrick Ames" w:date="2020-11-09T08:15:00Z">
        <w:r w:rsidRPr="0015435B" w:rsidDel="0015435B">
          <w:rPr>
            <w:i/>
            <w:iCs/>
            <w:rPrChange w:id="1182" w:author="Patrick Ames" w:date="2020-11-09T08:18:00Z">
              <w:rPr/>
            </w:rPrChange>
          </w:rPr>
          <w:delText>"</w:delText>
        </w:r>
      </w:del>
      <w:r w:rsidRPr="0015435B">
        <w:rPr>
          <w:i/>
          <w:iCs/>
          <w:rPrChange w:id="1183" w:author="Patrick Ames" w:date="2020-11-09T08:18:00Z">
            <w:rPr/>
          </w:rPrChange>
        </w:rPr>
        <w:t>common</w:t>
      </w:r>
      <w:del w:id="1184" w:author="Patrick Ames" w:date="2020-11-09T08:15:00Z">
        <w:r w:rsidRPr="0015435B" w:rsidDel="0015435B">
          <w:rPr>
            <w:i/>
            <w:iCs/>
            <w:rPrChange w:id="1185" w:author="Patrick Ames" w:date="2020-11-09T08:18:00Z">
              <w:rPr/>
            </w:rPrChange>
          </w:rPr>
          <w:delText>"</w:delText>
        </w:r>
      </w:del>
      <w:r>
        <w:t xml:space="preserve"> CPU list used to process all tasks</w:t>
      </w:r>
    </w:p>
    <w:p w14:paraId="64D6F137" w14:textId="77777777" w:rsidR="00AB4DE0" w:rsidRDefault="00AB4DE0" w:rsidP="004E1954">
      <w:pPr>
        <w:numPr>
          <w:ilvl w:val="0"/>
          <w:numId w:val="2"/>
        </w:numPr>
      </w:pPr>
      <w:r>
        <w:t>change the scheduling algorithm from cooperative to preemptive</w:t>
      </w:r>
    </w:p>
    <w:p w14:paraId="24F0A56C" w14:textId="7AF7E556" w:rsidR="00AB4DE0" w:rsidRDefault="00AB4DE0" w:rsidP="004E1954">
      <w:pPr>
        <w:numPr>
          <w:ilvl w:val="0"/>
          <w:numId w:val="2"/>
        </w:numPr>
      </w:pPr>
      <w:r>
        <w:t>perform</w:t>
      </w:r>
      <w:ins w:id="1186" w:author="Patrick Ames" w:date="2020-11-09T08:15:00Z">
        <w:r w:rsidR="0015435B">
          <w:t>S</w:t>
        </w:r>
      </w:ins>
      <w:r>
        <w:t xml:space="preserve"> CPU isolation at the system boot</w:t>
      </w:r>
    </w:p>
    <w:p w14:paraId="3F06DCED" w14:textId="29095895" w:rsidR="00AB4DE0" w:rsidRDefault="00AB4DE0" w:rsidP="004E1954">
      <w:pPr>
        <w:pStyle w:val="FirstParagraph"/>
      </w:pPr>
      <w:del w:id="1187" w:author="Patrick Ames" w:date="2020-11-09T08:15:00Z">
        <w:r w:rsidDel="0015435B">
          <w:delText xml:space="preserve">isolcpus </w:delText>
        </w:r>
      </w:del>
      <w:ins w:id="1188" w:author="Patrick Ames" w:date="2020-11-09T08:15:00Z">
        <w:r w:rsidR="0015435B">
          <w:t xml:space="preserve">When isolcpus </w:t>
        </w:r>
      </w:ins>
      <w:r>
        <w:t>is suffering of lots of drawbacks</w:t>
      </w:r>
      <w:del w:id="1189" w:author="Patrick Ames" w:date="2020-11-09T08:16:00Z">
        <w:r w:rsidDel="0015435B">
          <w:delText>; that are</w:delText>
        </w:r>
      </w:del>
      <w:r>
        <w:t>:</w:t>
      </w:r>
    </w:p>
    <w:p w14:paraId="05564EE3" w14:textId="576545BE" w:rsidR="00AB4DE0" w:rsidRDefault="00AB4DE0" w:rsidP="004E1954">
      <w:pPr>
        <w:numPr>
          <w:ilvl w:val="0"/>
          <w:numId w:val="2"/>
        </w:numPr>
      </w:pPr>
      <w:r>
        <w:t xml:space="preserve">it requires manual placement of processes on isolated </w:t>
      </w:r>
      <w:del w:id="1190" w:author="Patrick Ames" w:date="2020-11-09T08:16:00Z">
        <w:r w:rsidDel="0015435B">
          <w:delText>cpus</w:delText>
        </w:r>
      </w:del>
      <w:ins w:id="1191" w:author="Patrick Ames" w:date="2020-11-09T08:16:00Z">
        <w:r w:rsidR="0015435B">
          <w:t>CPUs</w:t>
        </w:r>
      </w:ins>
      <w:r>
        <w:t>.</w:t>
      </w:r>
    </w:p>
    <w:p w14:paraId="5B1D0553" w14:textId="77777777" w:rsidR="00AB4DE0" w:rsidRDefault="00AB4DE0" w:rsidP="004E1954">
      <w:pPr>
        <w:numPr>
          <w:ilvl w:val="0"/>
          <w:numId w:val="2"/>
        </w:numPr>
      </w:pPr>
      <w:r>
        <w:t>it is not possible to rearrange the CPU isolation rules after the system startup</w:t>
      </w:r>
    </w:p>
    <w:p w14:paraId="03621719" w14:textId="77777777" w:rsidR="00AB4DE0" w:rsidRDefault="00AB4DE0" w:rsidP="004E1954">
      <w:pPr>
        <w:numPr>
          <w:ilvl w:val="0"/>
          <w:numId w:val="2"/>
        </w:numPr>
      </w:pPr>
      <w:r>
        <w:t>the only way to change isolated CPU list is by rebooting with a different isolcpus value in the boot loader configuration (GRUB for instance).</w:t>
      </w:r>
    </w:p>
    <w:p w14:paraId="651CDAAB" w14:textId="77777777" w:rsidR="00AB4DE0" w:rsidRDefault="00AB4DE0" w:rsidP="004E1954">
      <w:pPr>
        <w:numPr>
          <w:ilvl w:val="0"/>
          <w:numId w:val="2"/>
        </w:numPr>
      </w:pPr>
      <w:r>
        <w:t>isolcpus is disabling the scheduler load balancer for isolated CPUs. It also means the kernel will not balance those tasks equally among all the CPUs sharing the same isolated CPUs (having the same affinity mask)</w:t>
      </w:r>
    </w:p>
    <w:p w14:paraId="1EFDC1FE" w14:textId="36D03CAD" w:rsidR="00AB4DE0" w:rsidRDefault="00AB4DE0" w:rsidP="004E1954">
      <w:pPr>
        <w:pStyle w:val="Heading4"/>
      </w:pPr>
      <w:bookmarkStart w:id="1192" w:name="Xb953cd998951eee40622287e4871bb7788ab780"/>
      <w:r>
        <w:t xml:space="preserve">CPU </w:t>
      </w:r>
      <w:del w:id="1193" w:author="Patrick Ames" w:date="2020-11-09T08:17:00Z">
        <w:r w:rsidDel="0015435B">
          <w:delText>shield</w:delText>
        </w:r>
      </w:del>
      <w:bookmarkEnd w:id="1192"/>
      <w:ins w:id="1194" w:author="Patrick Ames" w:date="2020-11-09T08:17:00Z">
        <w:r w:rsidR="0015435B">
          <w:t>Shield</w:t>
        </w:r>
      </w:ins>
    </w:p>
    <w:p w14:paraId="0807E805" w14:textId="63841F37" w:rsidR="00AB4DE0" w:rsidRDefault="0015435B" w:rsidP="004E1954">
      <w:pPr>
        <w:pStyle w:val="FirstParagraph"/>
      </w:pPr>
      <w:ins w:id="1195" w:author="Patrick Ames" w:date="2020-11-09T08:17:00Z">
        <w:r>
          <w:t xml:space="preserve">The </w:t>
        </w:r>
      </w:ins>
      <w:r w:rsidR="00AB4DE0">
        <w:t>cgroups subsystem is proposing a mechanism to dedicate some CPUs to one or several user processes. It consists in defining a</w:t>
      </w:r>
      <w:ins w:id="1196" w:author="Patrick Ames" w:date="2020-11-09T08:18:00Z">
        <w:r>
          <w:t xml:space="preserve"> </w:t>
        </w:r>
      </w:ins>
      <w:del w:id="1197" w:author="Patrick Ames" w:date="2020-11-09T08:18:00Z">
        <w:r w:rsidR="00AB4DE0" w:rsidRPr="0015435B" w:rsidDel="0015435B">
          <w:rPr>
            <w:i/>
            <w:iCs/>
            <w:rPrChange w:id="1198" w:author="Patrick Ames" w:date="2020-11-09T08:18:00Z">
              <w:rPr/>
            </w:rPrChange>
          </w:rPr>
          <w:delText xml:space="preserve"> "</w:delText>
        </w:r>
      </w:del>
      <w:r w:rsidR="00AB4DE0" w:rsidRPr="0015435B">
        <w:rPr>
          <w:i/>
          <w:iCs/>
          <w:rPrChange w:id="1199" w:author="Patrick Ames" w:date="2020-11-09T08:18:00Z">
            <w:rPr/>
          </w:rPrChange>
        </w:rPr>
        <w:t>user shield</w:t>
      </w:r>
      <w:del w:id="1200" w:author="Patrick Ames" w:date="2020-11-09T08:18:00Z">
        <w:r w:rsidR="00AB4DE0" w:rsidRPr="0015435B" w:rsidDel="0015435B">
          <w:rPr>
            <w:i/>
            <w:iCs/>
            <w:rPrChange w:id="1201" w:author="Patrick Ames" w:date="2020-11-09T08:18:00Z">
              <w:rPr/>
            </w:rPrChange>
          </w:rPr>
          <w:delText>"</w:delText>
        </w:r>
      </w:del>
      <w:r w:rsidR="00AB4DE0">
        <w:t xml:space="preserve"> group which is protecting a subset of CPU system tasks.</w:t>
      </w:r>
    </w:p>
    <w:p w14:paraId="325CCAE1" w14:textId="3B58BAE2" w:rsidR="00AB4DE0" w:rsidRDefault="00AB4DE0" w:rsidP="004E1954">
      <w:pPr>
        <w:pStyle w:val="BodyText"/>
      </w:pPr>
      <w:del w:id="1202" w:author="Patrick Ames" w:date="2020-11-09T08:18:00Z">
        <w:r w:rsidDel="0015435B">
          <w:delText xml:space="preserve">3 </w:delText>
        </w:r>
      </w:del>
      <w:ins w:id="1203" w:author="Patrick Ames" w:date="2020-11-09T08:18:00Z">
        <w:r w:rsidR="0015435B">
          <w:t xml:space="preserve">Three </w:t>
        </w:r>
      </w:ins>
      <w:r>
        <w:t>cpusets are defined:</w:t>
      </w:r>
    </w:p>
    <w:p w14:paraId="2CDFE305" w14:textId="07DD9E3C" w:rsidR="00AB4DE0" w:rsidRDefault="00AB4DE0" w:rsidP="004E1954">
      <w:pPr>
        <w:numPr>
          <w:ilvl w:val="0"/>
          <w:numId w:val="2"/>
        </w:numPr>
      </w:pPr>
      <w:r>
        <w:t xml:space="preserve">root: present in all configurations and contains all </w:t>
      </w:r>
      <w:ins w:id="1204" w:author="Patrick Ames" w:date="2020-11-09T08:19:00Z">
        <w:r w:rsidR="0015435B">
          <w:t xml:space="preserve">CPUs </w:t>
        </w:r>
      </w:ins>
      <w:del w:id="1205" w:author="Patrick Ames" w:date="2020-11-09T08:19:00Z">
        <w:r w:rsidDel="0015435B">
          <w:delText xml:space="preserve">cpus </w:delText>
        </w:r>
      </w:del>
      <w:r>
        <w:t>(unshielded)</w:t>
      </w:r>
    </w:p>
    <w:p w14:paraId="24150305" w14:textId="782077DD" w:rsidR="00AB4DE0" w:rsidRDefault="00AB4DE0" w:rsidP="004E1954">
      <w:pPr>
        <w:numPr>
          <w:ilvl w:val="0"/>
          <w:numId w:val="2"/>
        </w:numPr>
      </w:pPr>
      <w:r>
        <w:t xml:space="preserve">system: contains </w:t>
      </w:r>
      <w:ins w:id="1206" w:author="Patrick Ames" w:date="2020-11-09T08:19:00Z">
        <w:r w:rsidR="0015435B">
          <w:t xml:space="preserve">CPUs </w:t>
        </w:r>
      </w:ins>
      <w:del w:id="1207" w:author="Patrick Ames" w:date="2020-11-09T08:19:00Z">
        <w:r w:rsidDel="0015435B">
          <w:delText xml:space="preserve">cpus </w:delText>
        </w:r>
      </w:del>
      <w:r>
        <w:t xml:space="preserve">used for system tasks - the ones which need to run but aren’t </w:t>
      </w:r>
      <w:del w:id="1208" w:author="Patrick Ames" w:date="2020-11-09T08:19:00Z">
        <w:r w:rsidRPr="0015435B" w:rsidDel="0015435B">
          <w:rPr>
            <w:i/>
            <w:iCs/>
            <w:rPrChange w:id="1209" w:author="Patrick Ames" w:date="2020-11-09T08:19:00Z">
              <w:rPr/>
            </w:rPrChange>
          </w:rPr>
          <w:delText>"</w:delText>
        </w:r>
      </w:del>
      <w:r w:rsidRPr="0015435B">
        <w:rPr>
          <w:i/>
          <w:iCs/>
          <w:rPrChange w:id="1210" w:author="Patrick Ames" w:date="2020-11-09T08:19:00Z">
            <w:rPr/>
          </w:rPrChange>
        </w:rPr>
        <w:t>important</w:t>
      </w:r>
      <w:del w:id="1211" w:author="Patrick Ames" w:date="2020-11-09T08:19:00Z">
        <w:r w:rsidRPr="0015435B" w:rsidDel="0015435B">
          <w:rPr>
            <w:i/>
            <w:iCs/>
            <w:rPrChange w:id="1212" w:author="Patrick Ames" w:date="2020-11-09T08:19:00Z">
              <w:rPr/>
            </w:rPrChange>
          </w:rPr>
          <w:delText>"</w:delText>
        </w:r>
      </w:del>
      <w:r>
        <w:t xml:space="preserve"> (unshielded)</w:t>
      </w:r>
    </w:p>
    <w:p w14:paraId="5521A63D" w14:textId="6426D023" w:rsidR="00AB4DE0" w:rsidRDefault="00AB4DE0" w:rsidP="004E1954">
      <w:pPr>
        <w:numPr>
          <w:ilvl w:val="0"/>
          <w:numId w:val="2"/>
        </w:numPr>
      </w:pPr>
      <w:r>
        <w:t xml:space="preserve">user: contains </w:t>
      </w:r>
      <w:ins w:id="1213" w:author="Patrick Ames" w:date="2020-11-09T08:19:00Z">
        <w:r w:rsidR="0015435B">
          <w:t xml:space="preserve">CPUs </w:t>
        </w:r>
      </w:ins>
      <w:del w:id="1214" w:author="Patrick Ames" w:date="2020-11-09T08:19:00Z">
        <w:r w:rsidDel="0015435B">
          <w:delText xml:space="preserve">cpus </w:delText>
        </w:r>
      </w:del>
      <w:r>
        <w:t xml:space="preserve">used for tasks </w:t>
      </w:r>
      <w:del w:id="1215" w:author="Patrick Ames" w:date="2020-11-09T08:19:00Z">
        <w:r w:rsidDel="0015435B">
          <w:delText xml:space="preserve">we </w:delText>
        </w:r>
      </w:del>
      <w:ins w:id="1216" w:author="Patrick Ames" w:date="2020-11-09T08:19:00Z">
        <w:r w:rsidR="0015435B">
          <w:t xml:space="preserve">that you </w:t>
        </w:r>
      </w:ins>
      <w:r>
        <w:t>want to assign a set of CPU</w:t>
      </w:r>
      <w:ins w:id="1217" w:author="Patrick Ames" w:date="2020-11-09T08:19:00Z">
        <w:r w:rsidR="0015435B">
          <w:t>s</w:t>
        </w:r>
      </w:ins>
      <w:r>
        <w:t xml:space="preserve"> for their exclusive use (shielded)</w:t>
      </w:r>
    </w:p>
    <w:p w14:paraId="06F360AF" w14:textId="1CABEE33" w:rsidR="00AB4DE0" w:rsidRDefault="0015435B" w:rsidP="004E1954">
      <w:pPr>
        <w:pStyle w:val="FirstParagraph"/>
      </w:pPr>
      <w:ins w:id="1218" w:author="Patrick Ames" w:date="2020-11-09T08:19:00Z">
        <w:r>
          <w:t xml:space="preserve">The </w:t>
        </w:r>
      </w:ins>
      <w:r w:rsidR="00AB4DE0">
        <w:t xml:space="preserve">CPU shield </w:t>
      </w:r>
      <w:del w:id="1219" w:author="Patrick Ames" w:date="2020-11-09T08:19:00Z">
        <w:r w:rsidR="00AB4DE0" w:rsidDel="0015435B">
          <w:delText xml:space="preserve">are </w:delText>
        </w:r>
      </w:del>
      <w:ins w:id="1220" w:author="Patrick Ames" w:date="2020-11-09T08:19:00Z">
        <w:r>
          <w:t xml:space="preserve">can be </w:t>
        </w:r>
      </w:ins>
      <w:r w:rsidR="00AB4DE0">
        <w:t>manipulated with cset shield command.</w:t>
      </w:r>
    </w:p>
    <w:p w14:paraId="41D0C9FA" w14:textId="77777777" w:rsidR="00AB4DE0" w:rsidRDefault="00AB4DE0" w:rsidP="004E1954">
      <w:pPr>
        <w:pStyle w:val="Heading4"/>
      </w:pPr>
      <w:bookmarkStart w:id="1221" w:name="Xc94454c1aec492ea8902de7c98655eba2b250d2"/>
      <w:r>
        <w:t>Tuned</w:t>
      </w:r>
      <w:bookmarkEnd w:id="1221"/>
    </w:p>
    <w:p w14:paraId="01E162B3" w14:textId="77777777" w:rsidR="00AB4DE0" w:rsidRDefault="00AB4DE0" w:rsidP="004E1954">
      <w:pPr>
        <w:pStyle w:val="FirstParagraph"/>
      </w:pPr>
      <w:r>
        <w:t>Tuned is a system tuning service for Linux. Tuned is using Tuned profiles to describe Linux OS performance tuning configuration.</w:t>
      </w:r>
    </w:p>
    <w:p w14:paraId="3E942F90" w14:textId="77777777" w:rsidR="00AB4DE0" w:rsidRDefault="00AB4DE0" w:rsidP="004E1954">
      <w:pPr>
        <w:pStyle w:val="BodyText"/>
      </w:pPr>
      <w:r>
        <w:t>The cpu-partitioning profile partitions the system CPUs into isolated and housekeeping CPUs. This profile is intended to be used for latency-sensitive workloads.</w:t>
      </w:r>
    </w:p>
    <w:p w14:paraId="55F18C8B" w14:textId="15FF4C80" w:rsidR="00AB4DE0" w:rsidDel="0015435B" w:rsidRDefault="00AB4DE0" w:rsidP="004E1954">
      <w:pPr>
        <w:pStyle w:val="BodyText"/>
        <w:rPr>
          <w:del w:id="1222" w:author="Patrick Ames" w:date="2020-11-09T08:20:00Z"/>
        </w:rPr>
      </w:pPr>
      <w:del w:id="1223" w:author="Patrick Ames" w:date="2020-11-09T08:20:00Z">
        <w:r w:rsidDel="0015435B">
          <w:delText>PS</w:delText>
        </w:r>
      </w:del>
      <w:ins w:id="1224" w:author="Patrick Ames" w:date="2020-11-09T08:20:00Z">
        <w:r w:rsidR="0015435B">
          <w:t>NOTE</w:t>
        </w:r>
        <w:r w:rsidR="0015435B">
          <w:tab/>
        </w:r>
      </w:ins>
      <w:del w:id="1225" w:author="Patrick Ames" w:date="2020-11-09T08:20:00Z">
        <w:r w:rsidDel="0015435B">
          <w:delText>:</w:delText>
        </w:r>
      </w:del>
      <w:r>
        <w:t xml:space="preserve"> Tuned is only supported on Linux RedHat OS family.</w:t>
      </w:r>
      <w:ins w:id="1226" w:author="Patrick Ames" w:date="2020-11-09T08:20:00Z">
        <w:r w:rsidR="0015435B">
          <w:t xml:space="preserve"> See </w:t>
        </w:r>
      </w:ins>
    </w:p>
    <w:p w14:paraId="2EA98A30" w14:textId="27C9B9D4" w:rsidR="00AB4DE0" w:rsidRDefault="00AB4DE0" w:rsidP="0015435B">
      <w:pPr>
        <w:pStyle w:val="BodyText"/>
      </w:pPr>
      <w:del w:id="1227" w:author="Patrick Ames" w:date="2020-11-09T08:20:00Z">
        <w:r w:rsidDel="0015435B">
          <w:delText>Cf</w:delText>
        </w:r>
      </w:del>
      <w:r>
        <w:t xml:space="preserve">: </w:t>
      </w:r>
      <w:hyperlink r:id="rId54">
        <w:r>
          <w:rPr>
            <w:rStyle w:val="Hyperlink"/>
          </w:rPr>
          <w:t>https://tuned-project.org/</w:t>
        </w:r>
      </w:hyperlink>
      <w:ins w:id="1228" w:author="Patrick Ames" w:date="2020-11-09T08:20:00Z">
        <w:r w:rsidR="0015435B">
          <w:rPr>
            <w:rStyle w:val="Hyperlink"/>
          </w:rPr>
          <w:t>.</w:t>
        </w:r>
      </w:ins>
    </w:p>
    <w:p w14:paraId="3927172C" w14:textId="77777777" w:rsidR="00AB4DE0" w:rsidRDefault="00AB4DE0" w:rsidP="004E1954">
      <w:pPr>
        <w:pStyle w:val="Heading3"/>
      </w:pPr>
      <w:bookmarkStart w:id="1229" w:name="X227d1fb69369d5eb70c86d76ffe8da73bcceab9"/>
      <w:bookmarkStart w:id="1230" w:name="_Toc54881588"/>
      <w:r>
        <w:t>Linux systemd - System task CPU affinity</w:t>
      </w:r>
      <w:bookmarkEnd w:id="1229"/>
      <w:bookmarkEnd w:id="1230"/>
    </w:p>
    <w:p w14:paraId="2BB0D49E" w14:textId="00EABA3C" w:rsidR="00AB4DE0" w:rsidDel="0015435B" w:rsidRDefault="00AB4DE0" w:rsidP="004E1954">
      <w:pPr>
        <w:pStyle w:val="FirstParagraph"/>
        <w:rPr>
          <w:del w:id="1231" w:author="Patrick Ames" w:date="2020-11-09T08:20:00Z"/>
        </w:rPr>
      </w:pPr>
      <w:r>
        <w:t>A thread’s CPU affinity mask determines the set of CPUs on which it is eligible to run.</w:t>
      </w:r>
      <w:ins w:id="1232" w:author="Patrick Ames" w:date="2020-11-09T08:20:00Z">
        <w:r w:rsidR="0015435B">
          <w:t xml:space="preserve"> </w:t>
        </w:r>
      </w:ins>
    </w:p>
    <w:p w14:paraId="39D97EE0" w14:textId="2D8C9C0E" w:rsidR="00AB4DE0" w:rsidDel="006E6DF7" w:rsidRDefault="00AB4DE0">
      <w:pPr>
        <w:pStyle w:val="FirstParagraph"/>
        <w:rPr>
          <w:del w:id="1233" w:author="Patrick Ames" w:date="2020-11-09T08:21:00Z"/>
        </w:rPr>
        <w:pPrChange w:id="1234" w:author="Patrick Ames" w:date="2020-11-09T08:20:00Z">
          <w:pPr>
            <w:pStyle w:val="BodyText"/>
          </w:pPr>
        </w:pPrChange>
      </w:pPr>
      <w:r>
        <w:t>Linux systemd is a software suite that provides an array of system components for Linux operating systems. Its primary component is an init system used to bootstrap user space and manage user processes.</w:t>
      </w:r>
      <w:ins w:id="1235" w:author="Patrick Ames" w:date="2020-11-09T08:21:00Z">
        <w:r w:rsidR="006E6DF7">
          <w:t xml:space="preserve"> </w:t>
        </w:r>
      </w:ins>
    </w:p>
    <w:p w14:paraId="67E52A2B" w14:textId="1BE7EBD6" w:rsidR="00AB4DE0" w:rsidRDefault="0015435B">
      <w:pPr>
        <w:pStyle w:val="FirstParagraph"/>
        <w:pPrChange w:id="1236" w:author="Patrick Ames" w:date="2020-11-09T08:21:00Z">
          <w:pPr>
            <w:pStyle w:val="BodyText"/>
          </w:pPr>
        </w:pPrChange>
      </w:pPr>
      <w:ins w:id="1237" w:author="Patrick Ames" w:date="2020-11-09T08:21:00Z">
        <w:r>
          <w:t xml:space="preserve">The </w:t>
        </w:r>
      </w:ins>
      <w:r w:rsidR="00AB4DE0">
        <w:t>CPU</w:t>
      </w:r>
      <w:ins w:id="1238" w:author="Patrick Ames" w:date="2020-11-09T08:22:00Z">
        <w:r w:rsidR="006E6DF7">
          <w:t>A</w:t>
        </w:r>
      </w:ins>
      <w:del w:id="1239" w:author="Patrick Ames" w:date="2020-11-09T08:21:00Z">
        <w:r w:rsidR="00AB4DE0" w:rsidDel="0015435B">
          <w:delText xml:space="preserve">Affinity </w:delText>
        </w:r>
      </w:del>
      <w:ins w:id="1240" w:author="Patrick Ames" w:date="2020-11-09T08:21:00Z">
        <w:r>
          <w:t xml:space="preserve">ffinity </w:t>
        </w:r>
      </w:ins>
      <w:r w:rsidR="00AB4DE0">
        <w:t>parameter restricts all processes spawned by systemd to the list of cores defined by the affinity mask.</w:t>
      </w:r>
    </w:p>
    <w:p w14:paraId="5D8FA8CF" w14:textId="77777777" w:rsidR="00AB4DE0" w:rsidRDefault="00AB4DE0" w:rsidP="004E1954">
      <w:pPr>
        <w:pStyle w:val="Heading4"/>
      </w:pPr>
      <w:bookmarkStart w:id="1241" w:name="Xeb2a223b116dfc8d1530899fbb3812e115f8328"/>
      <w:r>
        <w:t>default CPU affinity</w:t>
      </w:r>
      <w:bookmarkEnd w:id="1241"/>
    </w:p>
    <w:p w14:paraId="6B4BEA55" w14:textId="064B8B5F" w:rsidR="00AB4DE0" w:rsidRDefault="00AB4DE0" w:rsidP="004E1954">
      <w:pPr>
        <w:pStyle w:val="FirstParagraph"/>
      </w:pPr>
      <w:r>
        <w:t>When run as a system instance, systemd interprets the configuration file /etc/systemd/system.conf. In this configuration file</w:t>
      </w:r>
      <w:ins w:id="1242" w:author="Patrick Ames" w:date="2020-11-09T08:21:00Z">
        <w:r w:rsidR="006E6DF7">
          <w:t>,</w:t>
        </w:r>
      </w:ins>
      <w:r>
        <w:t xml:space="preserve"> CPUAffinity variable configures the CPU affinity for the service manager as well as the default CPU affinity for all forked off processes.</w:t>
      </w:r>
    </w:p>
    <w:p w14:paraId="5A69B69D" w14:textId="77777777" w:rsidR="00AB4DE0" w:rsidRDefault="00AB4DE0" w:rsidP="004E1954">
      <w:pPr>
        <w:pStyle w:val="Heading4"/>
      </w:pPr>
      <w:bookmarkStart w:id="1243" w:name="Xb04281b0ec8ffcd565ce32f5f96a3ecf582182f"/>
      <w:r>
        <w:t>Per service specific CPU affinity</w:t>
      </w:r>
      <w:bookmarkEnd w:id="1243"/>
    </w:p>
    <w:p w14:paraId="248F8911" w14:textId="2B4F3527" w:rsidR="00AB4DE0" w:rsidRDefault="00AB4DE0" w:rsidP="004E1954">
      <w:pPr>
        <w:pStyle w:val="FirstParagraph"/>
      </w:pPr>
      <w:r>
        <w:t>Individual services may override the CPU affinity for their processes with the CPUAffinity setting in unit files</w:t>
      </w:r>
      <w:ins w:id="1244" w:author="Patrick Ames" w:date="2020-11-09T08:23:00Z">
        <w:r w:rsidR="006E6DF7">
          <w:t>:</w:t>
        </w:r>
      </w:ins>
    </w:p>
    <w:p w14:paraId="318A1776" w14:textId="77777777" w:rsidR="00AB4DE0" w:rsidRDefault="00AB4DE0" w:rsidP="004E1954">
      <w:pPr>
        <w:pStyle w:val="SourceCode"/>
      </w:pPr>
      <w:r>
        <w:rPr>
          <w:rStyle w:val="VerbatimChar"/>
        </w:rPr>
        <w:t># vi /etc/systemd/system/&lt;my service&gt;.service</w:t>
      </w:r>
      <w:r>
        <w:br/>
      </w:r>
      <w:r>
        <w:rPr>
          <w:rStyle w:val="VerbatimChar"/>
        </w:rPr>
        <w:t>...</w:t>
      </w:r>
      <w:r>
        <w:br/>
      </w:r>
      <w:r>
        <w:rPr>
          <w:rStyle w:val="VerbatimChar"/>
        </w:rPr>
        <w:t>[Service]</w:t>
      </w:r>
      <w:r>
        <w:br/>
      </w:r>
      <w:r>
        <w:rPr>
          <w:rStyle w:val="VerbatimChar"/>
        </w:rPr>
        <w:t>CPUAffinity=&lt;CPU mask&gt;</w:t>
      </w:r>
    </w:p>
    <w:p w14:paraId="19B2CBE2" w14:textId="77777777" w:rsidR="00AB4DE0" w:rsidRDefault="00AB4DE0" w:rsidP="004E1954">
      <w:pPr>
        <w:pStyle w:val="FirstParagraph"/>
      </w:pPr>
      <w:r>
        <w:t>If a specific CPUAffinity has been defined for a given service, it has to be restarted in order for the new configuration file to be taken into consideration.</w:t>
      </w:r>
    </w:p>
    <w:p w14:paraId="7B44518C" w14:textId="77777777" w:rsidR="00AB4DE0" w:rsidRDefault="00AB4DE0" w:rsidP="004E1954">
      <w:pPr>
        <w:pStyle w:val="Heading3"/>
      </w:pPr>
      <w:bookmarkStart w:id="1245" w:name="X71a0a5d2dbd5dd0799bc5549e22b5c014bd24bb"/>
      <w:bookmarkStart w:id="1246" w:name="_Toc54881589"/>
      <w:r>
        <w:t>CPU assignment for user processes (taskset)</w:t>
      </w:r>
      <w:bookmarkEnd w:id="1245"/>
      <w:bookmarkEnd w:id="1246"/>
    </w:p>
    <w:p w14:paraId="06F96DC3" w14:textId="5390CA4F" w:rsidR="00AB4DE0" w:rsidDel="006E6DF7" w:rsidRDefault="00AB4DE0" w:rsidP="004E1954">
      <w:pPr>
        <w:pStyle w:val="FirstParagraph"/>
        <w:rPr>
          <w:del w:id="1247" w:author="Patrick Ames" w:date="2020-11-09T08:23:00Z"/>
        </w:rPr>
      </w:pPr>
      <w:del w:id="1248" w:author="Patrick Ames" w:date="2020-11-09T08:23:00Z">
        <w:r w:rsidDel="006E6DF7">
          <w:delText xml:space="preserve">taskset </w:delText>
        </w:r>
      </w:del>
      <w:ins w:id="1249" w:author="Patrick Ames" w:date="2020-11-09T08:23:00Z">
        <w:r w:rsidR="006E6DF7">
          <w:t xml:space="preserve">Taskset </w:t>
        </w:r>
      </w:ins>
      <w:r>
        <w:t xml:space="preserve">is used to set or retrieve the CPU affinity of a running process given its PID or to launch a new </w:t>
      </w:r>
      <w:del w:id="1250" w:author="Patrick Ames" w:date="2020-11-09T08:23:00Z">
        <w:r w:rsidDel="006E6DF7">
          <w:delText xml:space="preserve">COMMAND </w:delText>
        </w:r>
      </w:del>
      <w:ins w:id="1251" w:author="Patrick Ames" w:date="2020-11-09T08:23:00Z">
        <w:r w:rsidR="006E6DF7">
          <w:t xml:space="preserve">command </w:t>
        </w:r>
      </w:ins>
      <w:r>
        <w:t>with a given CPU affinity.</w:t>
      </w:r>
      <w:ins w:id="1252" w:author="Patrick Ames" w:date="2020-11-09T08:23:00Z">
        <w:r w:rsidR="006E6DF7">
          <w:t xml:space="preserve"> You </w:t>
        </w:r>
      </w:ins>
    </w:p>
    <w:p w14:paraId="29F475BB" w14:textId="0DF09B85" w:rsidR="00AB4DE0" w:rsidRDefault="00AB4DE0">
      <w:pPr>
        <w:pStyle w:val="FirstParagraph"/>
        <w:pPrChange w:id="1253" w:author="Patrick Ames" w:date="2020-11-09T08:23:00Z">
          <w:pPr>
            <w:pStyle w:val="BodyText"/>
          </w:pPr>
        </w:pPrChange>
      </w:pPr>
      <w:del w:id="1254" w:author="Patrick Ames" w:date="2020-11-09T08:23:00Z">
        <w:r w:rsidDel="006E6DF7">
          <w:delText xml:space="preserve">We </w:delText>
        </w:r>
      </w:del>
      <w:r>
        <w:t>can retrieve the CPU affinity of an existing task</w:t>
      </w:r>
      <w:ins w:id="1255" w:author="Patrick Ames" w:date="2020-11-09T08:23:00Z">
        <w:r w:rsidR="006E6DF7">
          <w:t xml:space="preserve"> by</w:t>
        </w:r>
      </w:ins>
      <w:r>
        <w:t>:</w:t>
      </w:r>
    </w:p>
    <w:p w14:paraId="22556100" w14:textId="77777777" w:rsidR="00AB4DE0" w:rsidRDefault="00AB4DE0" w:rsidP="004E1954">
      <w:pPr>
        <w:pStyle w:val="SourceCode"/>
      </w:pPr>
      <w:r>
        <w:rPr>
          <w:rStyle w:val="VerbatimChar"/>
        </w:rPr>
        <w:t># taskset -p pid</w:t>
      </w:r>
    </w:p>
    <w:p w14:paraId="4076FD37" w14:textId="77777777" w:rsidR="00AB4DE0" w:rsidRDefault="00AB4DE0" w:rsidP="004E1954">
      <w:pPr>
        <w:pStyle w:val="FirstParagraph"/>
      </w:pPr>
      <w:r>
        <w:t>Or set it:</w:t>
      </w:r>
    </w:p>
    <w:p w14:paraId="2FDCF402" w14:textId="77777777" w:rsidR="00AB4DE0" w:rsidRDefault="00AB4DE0" w:rsidP="004E1954">
      <w:pPr>
        <w:pStyle w:val="SourceCode"/>
      </w:pPr>
      <w:r>
        <w:rPr>
          <w:rStyle w:val="VerbatimChar"/>
        </w:rPr>
        <w:t># taskset -p mask pid</w:t>
      </w:r>
    </w:p>
    <w:p w14:paraId="4A89C013" w14:textId="630B8FE8" w:rsidR="00AB4DE0" w:rsidRDefault="00AB4DE0" w:rsidP="004E1954">
      <w:pPr>
        <w:pStyle w:val="Heading2"/>
      </w:pPr>
      <w:bookmarkStart w:id="1256" w:name="X9e6e69a3588837822b226407d93375e0cfb6cec"/>
      <w:bookmarkStart w:id="1257" w:name="_Toc54881590"/>
      <w:r>
        <w:t xml:space="preserve">Bind a </w:t>
      </w:r>
      <w:del w:id="1258" w:author="Patrick Ames" w:date="2020-11-09T08:23:00Z">
        <w:r w:rsidDel="006E6DF7">
          <w:delText xml:space="preserve">virtual </w:delText>
        </w:r>
      </w:del>
      <w:ins w:id="1259" w:author="Patrick Ames" w:date="2020-11-09T08:23:00Z">
        <w:r w:rsidR="006E6DF7">
          <w:t xml:space="preserve">Virtual </w:t>
        </w:r>
      </w:ins>
      <w:r>
        <w:t>NIC to DPDK</w:t>
      </w:r>
      <w:bookmarkEnd w:id="1256"/>
      <w:bookmarkEnd w:id="1257"/>
    </w:p>
    <w:p w14:paraId="219A8075" w14:textId="48E2C820" w:rsidR="00AB4DE0" w:rsidDel="006E6DF7" w:rsidRDefault="00AB4DE0" w:rsidP="004E1954">
      <w:pPr>
        <w:pStyle w:val="FirstParagraph"/>
        <w:rPr>
          <w:del w:id="1260" w:author="Patrick Ames" w:date="2020-11-09T08:24:00Z"/>
        </w:rPr>
      </w:pPr>
      <w:r>
        <w:t xml:space="preserve">DPDK requires a direct NIC access into user space. VirtIO vhost-user backend is exposing the </w:t>
      </w:r>
      <w:del w:id="1261" w:author="Patrick Ames" w:date="2020-11-09T08:24:00Z">
        <w:r w:rsidDel="006E6DF7">
          <w:delText xml:space="preserve">virtio </w:delText>
        </w:r>
      </w:del>
      <w:ins w:id="1262" w:author="Patrick Ames" w:date="2020-11-09T08:24:00Z">
        <w:r w:rsidR="006E6DF7">
          <w:t xml:space="preserve">Virtio </w:t>
        </w:r>
      </w:ins>
      <w:r>
        <w:t>network device in user space.</w:t>
      </w:r>
      <w:ins w:id="1263" w:author="Patrick Ames" w:date="2020-11-09T08:24:00Z">
        <w:r w:rsidR="006E6DF7">
          <w:t xml:space="preserve"> The </w:t>
        </w:r>
      </w:ins>
    </w:p>
    <w:p w14:paraId="3F3EBD07" w14:textId="4BC1D938" w:rsidR="00AB4DE0" w:rsidRDefault="00AB4DE0">
      <w:pPr>
        <w:pStyle w:val="FirstParagraph"/>
        <w:pPrChange w:id="1264" w:author="Patrick Ames" w:date="2020-11-09T08:24:00Z">
          <w:pPr>
            <w:pStyle w:val="BodyText"/>
          </w:pPr>
        </w:pPrChange>
      </w:pPr>
      <w:r>
        <w:t xml:space="preserve">vhost-user is a library that implements the vhost protocol in user space. </w:t>
      </w:r>
      <w:del w:id="1265" w:author="Patrick Ames" w:date="2020-11-09T08:24:00Z">
        <w:r w:rsidDel="006E6DF7">
          <w:delText>Vhost</w:delText>
        </w:r>
      </w:del>
      <w:ins w:id="1266" w:author="Patrick Ames" w:date="2020-11-09T08:24:00Z">
        <w:r w:rsidR="006E6DF7">
          <w:t>The vhost</w:t>
        </w:r>
      </w:ins>
      <w:r>
        <w:t xml:space="preserve">-user library allows </w:t>
      </w:r>
      <w:ins w:id="1267" w:author="Patrick Ames" w:date="2020-11-09T08:24:00Z">
        <w:r w:rsidR="006E6DF7">
          <w:t xml:space="preserve">you </w:t>
        </w:r>
      </w:ins>
      <w:r>
        <w:t xml:space="preserve">to expose a </w:t>
      </w:r>
      <w:del w:id="1268" w:author="Patrick Ames" w:date="2020-11-09T08:24:00Z">
        <w:r w:rsidDel="006E6DF7">
          <w:delText xml:space="preserve">VirtIO </w:delText>
        </w:r>
      </w:del>
      <w:ins w:id="1269" w:author="Patrick Ames" w:date="2020-11-09T08:24:00Z">
        <w:r w:rsidR="006E6DF7">
          <w:t xml:space="preserve">Virtio </w:t>
        </w:r>
      </w:ins>
      <w:r>
        <w:t>backend interface into user space.</w:t>
      </w:r>
    </w:p>
    <w:p w14:paraId="64E69C0B" w14:textId="4335D2C5" w:rsidR="00AB4DE0" w:rsidRDefault="006E6DF7" w:rsidP="004E1954">
      <w:pPr>
        <w:pStyle w:val="BodyText"/>
      </w:pPr>
      <w:ins w:id="1270" w:author="Patrick Ames" w:date="2020-11-09T08:24:00Z">
        <w:r>
          <w:t xml:space="preserve">The </w:t>
        </w:r>
      </w:ins>
      <w:r w:rsidR="00AB4DE0">
        <w:t xml:space="preserve">vhost-user library defines the structure of messages that are sent over a </w:t>
      </w:r>
      <w:del w:id="1271" w:author="Patrick Ames" w:date="2020-11-09T08:25:00Z">
        <w:r w:rsidR="00AB4DE0" w:rsidDel="006E6DF7">
          <w:delText xml:space="preserve">unix </w:delText>
        </w:r>
      </w:del>
      <w:ins w:id="1272" w:author="Patrick Ames" w:date="2020-11-09T08:25:00Z">
        <w:r>
          <w:t xml:space="preserve">UNIX </w:t>
        </w:r>
      </w:ins>
      <w:r w:rsidR="00AB4DE0">
        <w:t xml:space="preserve">socket to communicate with the </w:t>
      </w:r>
      <w:del w:id="1273" w:author="Patrick Ames" w:date="2020-11-09T08:25:00Z">
        <w:r w:rsidR="00AB4DE0" w:rsidDel="006E6DF7">
          <w:delText xml:space="preserve">VirtIO </w:delText>
        </w:r>
      </w:del>
      <w:ins w:id="1274" w:author="Patrick Ames" w:date="2020-11-09T08:25:00Z">
        <w:r>
          <w:t xml:space="preserve">Virtio </w:t>
        </w:r>
      </w:ins>
      <w:r w:rsidR="00AB4DE0">
        <w:t>net device backend (vhost-net kernel driver is using ioctls instead)</w:t>
      </w:r>
      <w:ins w:id="1275" w:author="Patrick Ames" w:date="2020-11-09T08:25:00Z">
        <w:r>
          <w:t>(see Figure 2.33).</w:t>
        </w:r>
      </w:ins>
    </w:p>
    <w:p w14:paraId="7DFD3E6A" w14:textId="04E79FB3" w:rsidR="00AB4DE0" w:rsidRDefault="00AB4DE0" w:rsidP="004E1954">
      <w:pPr>
        <w:pStyle w:val="BodyText"/>
        <w:rPr>
          <w:ins w:id="1276" w:author="Patrick Ames" w:date="2020-11-09T08:24:00Z"/>
        </w:rPr>
      </w:pPr>
      <w:r>
        <w:rPr>
          <w:noProof/>
        </w:rPr>
        <w:drawing>
          <wp:inline distT="0" distB="0" distL="0" distR="0" wp14:anchorId="5A671351" wp14:editId="3F5CF92C">
            <wp:extent cx="5334000" cy="339987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0.emf"/>
                    <pic:cNvPicPr>
                      <a:picLocks noChangeAspect="1" noChangeArrowheads="1"/>
                    </pic:cNvPicPr>
                  </pic:nvPicPr>
                  <pic:blipFill>
                    <a:blip r:embed="rId55"/>
                    <a:stretch>
                      <a:fillRect/>
                    </a:stretch>
                  </pic:blipFill>
                  <pic:spPr bwMode="auto">
                    <a:xfrm>
                      <a:off x="0" y="0"/>
                      <a:ext cx="5334000" cy="3399878"/>
                    </a:xfrm>
                    <a:prstGeom prst="rect">
                      <a:avLst/>
                    </a:prstGeom>
                    <a:noFill/>
                    <a:ln w="9525">
                      <a:noFill/>
                      <a:headEnd/>
                      <a:tailEnd/>
                    </a:ln>
                  </pic:spPr>
                </pic:pic>
              </a:graphicData>
            </a:graphic>
          </wp:inline>
        </w:drawing>
      </w:r>
    </w:p>
    <w:p w14:paraId="50E3D3F1" w14:textId="5C06ED94" w:rsidR="006E6DF7" w:rsidRDefault="006E6DF7" w:rsidP="006E6DF7">
      <w:pPr>
        <w:pStyle w:val="BodyText"/>
        <w:rPr>
          <w:ins w:id="1277" w:author="Patrick Ames" w:date="2020-11-09T08:24:00Z"/>
        </w:rPr>
      </w:pPr>
      <w:ins w:id="1278" w:author="Patrick Ames" w:date="2020-11-09T08:24:00Z">
        <w:r>
          <w:rPr>
            <w:noProof/>
          </w:rPr>
          <w:t>Figure 2.33</w:t>
        </w:r>
        <w:r>
          <w:rPr>
            <w:noProof/>
          </w:rPr>
          <w:tab/>
        </w:r>
      </w:ins>
      <w:ins w:id="1279" w:author="Patrick Ames" w:date="2020-11-09T08:27:00Z">
        <w:r>
          <w:t>Vhost-user Library</w:t>
        </w:r>
      </w:ins>
    </w:p>
    <w:p w14:paraId="44E644A2" w14:textId="2F94A0ED" w:rsidR="006E6DF7" w:rsidDel="006E6DF7" w:rsidRDefault="006E6DF7" w:rsidP="004E1954">
      <w:pPr>
        <w:pStyle w:val="BodyText"/>
        <w:rPr>
          <w:del w:id="1280" w:author="Patrick Ames" w:date="2020-11-09T08:24:00Z"/>
        </w:rPr>
      </w:pPr>
      <w:ins w:id="1281" w:author="Patrick Ames" w:date="2020-11-09T08:28:00Z">
        <w:r>
          <w:t xml:space="preserve">You can see the </w:t>
        </w:r>
      </w:ins>
    </w:p>
    <w:p w14:paraId="77506257" w14:textId="727541EB" w:rsidR="00AB4DE0" w:rsidDel="006E6DF7" w:rsidRDefault="006E6DF7" w:rsidP="004E1954">
      <w:pPr>
        <w:pStyle w:val="BodyText"/>
        <w:rPr>
          <w:del w:id="1282" w:author="Patrick Ames" w:date="2020-11-09T08:28:00Z"/>
        </w:rPr>
      </w:pPr>
      <w:ins w:id="1283" w:author="Patrick Ames" w:date="2020-11-09T08:28:00Z">
        <w:r>
          <w:t>k</w:t>
        </w:r>
      </w:ins>
      <w:del w:id="1284" w:author="Patrick Ames" w:date="2020-11-09T08:28:00Z">
        <w:r w:rsidR="00AB4DE0" w:rsidDel="006E6DF7">
          <w:delText>K</w:delText>
        </w:r>
      </w:del>
      <w:r w:rsidR="00AB4DE0">
        <w:t>ernel</w:t>
      </w:r>
      <w:ins w:id="1285" w:author="Patrick Ames" w:date="2020-11-09T08:28:00Z">
        <w:r>
          <w:t>-</w:t>
        </w:r>
      </w:ins>
      <w:del w:id="1286" w:author="Patrick Ames" w:date="2020-11-09T08:28:00Z">
        <w:r w:rsidR="00AB4DE0" w:rsidDel="006E6DF7">
          <w:delText xml:space="preserve"> </w:delText>
        </w:r>
      </w:del>
      <w:del w:id="1287" w:author="Patrick Ames" w:date="2020-11-09T08:27:00Z">
        <w:r w:rsidR="00AB4DE0" w:rsidDel="006E6DF7">
          <w:delText xml:space="preserve">Mode </w:delText>
        </w:r>
      </w:del>
      <w:ins w:id="1288" w:author="Patrick Ames" w:date="2020-11-09T08:27:00Z">
        <w:r>
          <w:t xml:space="preserve">mode </w:t>
        </w:r>
      </w:ins>
      <w:del w:id="1289" w:author="Patrick Ames" w:date="2020-11-09T08:27:00Z">
        <w:r w:rsidR="00AB4DE0" w:rsidDel="006E6DF7">
          <w:delText>Virtual Machine</w:delText>
        </w:r>
      </w:del>
      <w:ins w:id="1290" w:author="Patrick Ames" w:date="2020-11-09T08:27:00Z">
        <w:r>
          <w:t>VM</w:t>
        </w:r>
      </w:ins>
      <w:r w:rsidR="00AB4DE0">
        <w:t xml:space="preserve"> connected to a DPDK compute application</w:t>
      </w:r>
      <w:ins w:id="1291" w:author="Patrick Ames" w:date="2020-11-09T08:28:00Z">
        <w:r>
          <w:t xml:space="preserve">. The </w:t>
        </w:r>
      </w:ins>
    </w:p>
    <w:p w14:paraId="61D98AEE" w14:textId="176EC37E" w:rsidR="00AB4DE0" w:rsidRDefault="006E6DF7" w:rsidP="004E1954">
      <w:pPr>
        <w:pStyle w:val="BodyText"/>
      </w:pPr>
      <w:ins w:id="1292" w:author="Patrick Ames" w:date="2020-11-09T08:28:00Z">
        <w:r>
          <w:t>u</w:t>
        </w:r>
      </w:ins>
      <w:del w:id="1293" w:author="Patrick Ames" w:date="2020-11-09T08:28:00Z">
        <w:r w:rsidR="00AB4DE0" w:rsidDel="006E6DF7">
          <w:delText>U</w:delText>
        </w:r>
      </w:del>
      <w:r w:rsidR="00AB4DE0">
        <w:t>ser application is using both:</w:t>
      </w:r>
    </w:p>
    <w:p w14:paraId="71B3B8E1" w14:textId="19437FC9" w:rsidR="00AB4DE0" w:rsidRDefault="006E6DF7" w:rsidP="004E1954">
      <w:pPr>
        <w:numPr>
          <w:ilvl w:val="0"/>
          <w:numId w:val="2"/>
        </w:numPr>
      </w:pPr>
      <w:ins w:id="1294" w:author="Patrick Ames" w:date="2020-11-09T08:28:00Z">
        <w:r>
          <w:t xml:space="preserve">the </w:t>
        </w:r>
      </w:ins>
      <w:r w:rsidR="00AB4DE0">
        <w:t>vhost user library: for emulated PCI NIC control plane</w:t>
      </w:r>
    </w:p>
    <w:p w14:paraId="16C88993" w14:textId="7A887FE3" w:rsidR="00AB4DE0" w:rsidRDefault="006E6DF7" w:rsidP="004E1954">
      <w:pPr>
        <w:numPr>
          <w:ilvl w:val="0"/>
          <w:numId w:val="2"/>
        </w:numPr>
      </w:pPr>
      <w:ins w:id="1295" w:author="Patrick Ames" w:date="2020-11-09T08:28:00Z">
        <w:r>
          <w:t xml:space="preserve">the </w:t>
        </w:r>
      </w:ins>
      <w:r w:rsidR="00AB4DE0">
        <w:t>DPDK libraries: for emulated PCI NIC data plane</w:t>
      </w:r>
    </w:p>
    <w:p w14:paraId="26528D5E" w14:textId="6380844A" w:rsidR="00AB4DE0" w:rsidRDefault="00AB4DE0" w:rsidP="004E1954">
      <w:pPr>
        <w:pStyle w:val="FirstParagraph"/>
      </w:pPr>
      <w:r>
        <w:t xml:space="preserve">Support for user space vhost has </w:t>
      </w:r>
      <w:ins w:id="1296" w:author="Patrick Ames" w:date="2020-11-09T08:28:00Z">
        <w:r w:rsidR="006E6DF7">
          <w:t xml:space="preserve">also </w:t>
        </w:r>
      </w:ins>
      <w:r>
        <w:t>been provided with QEMU 2.1</w:t>
      </w:r>
      <w:del w:id="1297" w:author="Patrick Ames" w:date="2020-11-09T08:28:00Z">
        <w:r w:rsidDel="006E6DF7">
          <w:delText xml:space="preserve"> and above</w:delText>
        </w:r>
      </w:del>
      <w:r>
        <w:t>.</w:t>
      </w:r>
    </w:p>
    <w:p w14:paraId="48061522" w14:textId="77777777" w:rsidR="00AB4DE0" w:rsidRPr="006E6DF7" w:rsidRDefault="00AB4DE0" w:rsidP="004E1954">
      <w:pPr>
        <w:pStyle w:val="Heading2"/>
        <w:rPr>
          <w:sz w:val="32"/>
          <w:szCs w:val="32"/>
          <w:rPrChange w:id="1298" w:author="Patrick Ames" w:date="2020-11-09T08:28:00Z">
            <w:rPr/>
          </w:rPrChange>
        </w:rPr>
      </w:pPr>
      <w:bookmarkStart w:id="1299" w:name="X762d60db7ae451c368a2c8c0920d5a34ca1387c"/>
      <w:bookmarkStart w:id="1300" w:name="_Toc54881591"/>
      <w:r w:rsidRPr="006E6DF7">
        <w:rPr>
          <w:sz w:val="32"/>
          <w:szCs w:val="32"/>
          <w:rPrChange w:id="1301" w:author="Patrick Ames" w:date="2020-11-09T08:28:00Z">
            <w:rPr/>
          </w:rPrChange>
        </w:rPr>
        <w:t>Run DPDK in a guest VM</w:t>
      </w:r>
      <w:bookmarkEnd w:id="1299"/>
      <w:bookmarkEnd w:id="1300"/>
    </w:p>
    <w:p w14:paraId="2C6585DB" w14:textId="77777777" w:rsidR="00AB4DE0" w:rsidRDefault="00AB4DE0" w:rsidP="004E1954">
      <w:pPr>
        <w:pStyle w:val="Heading3"/>
      </w:pPr>
      <w:bookmarkStart w:id="1302" w:name="Xefa1f6338d358d9b584730bcb3c910dde58b1e3"/>
      <w:bookmarkStart w:id="1303" w:name="_Toc54881592"/>
      <w:r>
        <w:t>Virtual IOMMU</w:t>
      </w:r>
      <w:bookmarkEnd w:id="1302"/>
      <w:bookmarkEnd w:id="1303"/>
    </w:p>
    <w:p w14:paraId="4DCCE77E" w14:textId="02D6990A" w:rsidR="00AB4DE0" w:rsidRDefault="00AB4DE0" w:rsidP="004E1954">
      <w:pPr>
        <w:pStyle w:val="FirstParagraph"/>
      </w:pPr>
      <w:r>
        <w:t>Virtual IOMMU (vIOMMU)</w:t>
      </w:r>
      <w:del w:id="1304" w:author="Patrick Ames" w:date="2020-11-09T08:29:00Z">
        <w:r w:rsidDel="006E6DF7">
          <w:delText xml:space="preserve"> is</w:delText>
        </w:r>
      </w:del>
      <w:r>
        <w:t xml:space="preserve"> allow</w:t>
      </w:r>
      <w:ins w:id="1305" w:author="Patrick Ames" w:date="2020-11-09T08:29:00Z">
        <w:r w:rsidR="006E6DF7">
          <w:t xml:space="preserve">s </w:t>
        </w:r>
      </w:ins>
      <w:del w:id="1306" w:author="Patrick Ames" w:date="2020-11-09T08:29:00Z">
        <w:r w:rsidDel="006E6DF7">
          <w:delText xml:space="preserve">ing to </w:delText>
        </w:r>
      </w:del>
      <w:r>
        <w:t>emulat</w:t>
      </w:r>
      <w:ins w:id="1307" w:author="Patrick Ames" w:date="2020-11-09T08:29:00Z">
        <w:r w:rsidR="006E6DF7">
          <w:t>ion of the</w:t>
        </w:r>
      </w:ins>
      <w:del w:id="1308" w:author="Patrick Ames" w:date="2020-11-09T08:29:00Z">
        <w:r w:rsidDel="006E6DF7">
          <w:delText>e</w:delText>
        </w:r>
      </w:del>
      <w:r>
        <w:t xml:space="preserve"> IOMMU for guest VMs.</w:t>
      </w:r>
    </w:p>
    <w:p w14:paraId="48D9AACF" w14:textId="77777777" w:rsidR="00AB4DE0" w:rsidRDefault="00AB4DE0" w:rsidP="004E1954">
      <w:pPr>
        <w:pStyle w:val="BodyText"/>
      </w:pPr>
      <w:r>
        <w:t>vIOMMU has the following characteristics:</w:t>
      </w:r>
    </w:p>
    <w:p w14:paraId="617A9F77" w14:textId="5F823CBE" w:rsidR="00AB4DE0" w:rsidRDefault="00AB4DE0" w:rsidP="004E1954">
      <w:pPr>
        <w:numPr>
          <w:ilvl w:val="0"/>
          <w:numId w:val="2"/>
        </w:numPr>
      </w:pPr>
      <w:del w:id="1309" w:author="Patrick Ames" w:date="2020-11-09T08:29:00Z">
        <w:r w:rsidDel="006E6DF7">
          <w:delText xml:space="preserve">translates </w:delText>
        </w:r>
      </w:del>
      <w:ins w:id="1310" w:author="Patrick Ames" w:date="2020-11-09T08:29:00Z">
        <w:r w:rsidR="006E6DF7">
          <w:t xml:space="preserve">Translates </w:t>
        </w:r>
      </w:ins>
      <w:r>
        <w:t xml:space="preserve">guest </w:t>
      </w:r>
      <w:del w:id="1311" w:author="Patrick Ames" w:date="2020-11-09T08:30:00Z">
        <w:r w:rsidDel="006E6DF7">
          <w:delText>virtual machine</w:delText>
        </w:r>
      </w:del>
      <w:ins w:id="1312" w:author="Patrick Ames" w:date="2020-11-09T08:30:00Z">
        <w:r w:rsidR="006E6DF7">
          <w:t>VM</w:t>
        </w:r>
      </w:ins>
      <w:r>
        <w:t xml:space="preserve"> I/O Virtual Addresses (IOVA) to </w:t>
      </w:r>
      <w:del w:id="1313" w:author="Patrick Ames" w:date="2020-11-09T08:30:00Z">
        <w:r w:rsidDel="006E6DF7">
          <w:delText xml:space="preserve">guest </w:delText>
        </w:r>
      </w:del>
      <w:ins w:id="1314" w:author="Patrick Ames" w:date="2020-11-09T08:30:00Z">
        <w:r w:rsidR="006E6DF7">
          <w:t xml:space="preserve">Guest </w:t>
        </w:r>
      </w:ins>
      <w:r>
        <w:t>Physical Addresses (GPA)</w:t>
      </w:r>
    </w:p>
    <w:p w14:paraId="38447105" w14:textId="264AF283" w:rsidR="00AB4DE0" w:rsidRDefault="006E6DF7" w:rsidP="004E1954">
      <w:pPr>
        <w:numPr>
          <w:ilvl w:val="0"/>
          <w:numId w:val="2"/>
        </w:numPr>
      </w:pPr>
      <w:ins w:id="1315" w:author="Patrick Ames" w:date="2020-11-09T08:29:00Z">
        <w:r>
          <w:t>G</w:t>
        </w:r>
      </w:ins>
      <w:del w:id="1316" w:author="Patrick Ames" w:date="2020-11-09T08:29:00Z">
        <w:r w:rsidR="00AB4DE0" w:rsidDel="006E6DF7">
          <w:delText>G</w:delText>
        </w:r>
      </w:del>
      <w:r w:rsidR="00AB4DE0">
        <w:t>uest</w:t>
      </w:r>
      <w:del w:id="1317" w:author="Patrick Ames" w:date="2020-11-09T08:29:00Z">
        <w:r w:rsidR="00AB4DE0" w:rsidDel="006E6DF7">
          <w:delText xml:space="preserve"> </w:delText>
        </w:r>
      </w:del>
      <w:ins w:id="1318" w:author="Patrick Ames" w:date="2020-11-09T08:29:00Z">
        <w:r>
          <w:t xml:space="preserve">s </w:t>
        </w:r>
      </w:ins>
      <w:del w:id="1319" w:author="Patrick Ames" w:date="2020-11-09T08:30:00Z">
        <w:r w:rsidR="00AB4DE0" w:rsidDel="006E6DF7">
          <w:delText>virtual machine</w:delText>
        </w:r>
      </w:del>
      <w:ins w:id="1320" w:author="Patrick Ames" w:date="2020-11-09T08:30:00Z">
        <w:r>
          <w:t>VM</w:t>
        </w:r>
      </w:ins>
      <w:r w:rsidR="00AB4DE0">
        <w:t xml:space="preserve"> Physical Addresses (GPA) are translated to Host Virtual Addresses (HVA) through the hypervisor memory management system.</w:t>
      </w:r>
    </w:p>
    <w:p w14:paraId="34B0B006" w14:textId="3A32A9E0" w:rsidR="00AB4DE0" w:rsidRDefault="00AB4DE0" w:rsidP="004E1954">
      <w:pPr>
        <w:numPr>
          <w:ilvl w:val="0"/>
          <w:numId w:val="2"/>
        </w:numPr>
      </w:pPr>
      <w:del w:id="1321" w:author="Patrick Ames" w:date="2020-11-09T08:29:00Z">
        <w:r w:rsidDel="006E6DF7">
          <w:delText xml:space="preserve">performs </w:delText>
        </w:r>
      </w:del>
      <w:ins w:id="1322" w:author="Patrick Ames" w:date="2020-11-09T08:29:00Z">
        <w:r w:rsidR="006E6DF7">
          <w:t xml:space="preserve">Performs </w:t>
        </w:r>
      </w:ins>
      <w:r>
        <w:t>device isolation.</w:t>
      </w:r>
    </w:p>
    <w:p w14:paraId="795D9C89" w14:textId="0F7F8762" w:rsidR="00AB4DE0" w:rsidRDefault="00AB4DE0" w:rsidP="004E1954">
      <w:pPr>
        <w:numPr>
          <w:ilvl w:val="0"/>
          <w:numId w:val="2"/>
        </w:numPr>
      </w:pPr>
      <w:del w:id="1323" w:author="Patrick Ames" w:date="2020-11-09T08:29:00Z">
        <w:r w:rsidDel="006E6DF7">
          <w:delText xml:space="preserve">implements </w:delText>
        </w:r>
      </w:del>
      <w:ins w:id="1324" w:author="Patrick Ames" w:date="2020-11-09T08:29:00Z">
        <w:r w:rsidR="006E6DF7">
          <w:t xml:space="preserve">Implements </w:t>
        </w:r>
      </w:ins>
      <w:r>
        <w:t>a I/O TLB (Translation Lookaside Buffer) API which exposes memory mappings</w:t>
      </w:r>
    </w:p>
    <w:p w14:paraId="174B231E" w14:textId="6D5ACC51" w:rsidR="00AB4DE0" w:rsidDel="006E6DF7" w:rsidRDefault="00AB4DE0" w:rsidP="004E1954">
      <w:pPr>
        <w:pStyle w:val="FirstParagraph"/>
        <w:rPr>
          <w:del w:id="1325" w:author="Patrick Ames" w:date="2020-11-09T08:30:00Z"/>
        </w:rPr>
      </w:pPr>
      <w:r>
        <w:t xml:space="preserve">In order to get a virtual device working with a virtual IOMMU </w:t>
      </w:r>
      <w:del w:id="1326" w:author="Patrick Ames" w:date="2020-11-09T08:30:00Z">
        <w:r w:rsidDel="006E6DF7">
          <w:delText xml:space="preserve">we </w:delText>
        </w:r>
      </w:del>
      <w:ins w:id="1327" w:author="Patrick Ames" w:date="2020-11-09T08:30:00Z">
        <w:r w:rsidR="006E6DF7">
          <w:t xml:space="preserve">you </w:t>
        </w:r>
      </w:ins>
      <w:r>
        <w:t>have t</w:t>
      </w:r>
      <w:ins w:id="1328" w:author="Patrick Ames" w:date="2020-11-09T08:30:00Z">
        <w:r w:rsidR="006E6DF7">
          <w:t xml:space="preserve">o </w:t>
        </w:r>
      </w:ins>
      <w:del w:id="1329" w:author="Patrick Ames" w:date="2020-11-09T08:30:00Z">
        <w:r w:rsidDel="006E6DF7">
          <w:delText>o:</w:delText>
        </w:r>
      </w:del>
    </w:p>
    <w:p w14:paraId="388EE661" w14:textId="0F6DBD32" w:rsidR="00AB4DE0" w:rsidDel="006E6DF7" w:rsidRDefault="00AB4DE0">
      <w:pPr>
        <w:pStyle w:val="FirstParagraph"/>
        <w:rPr>
          <w:del w:id="1330" w:author="Patrick Ames" w:date="2020-11-09T08:31:00Z"/>
        </w:rPr>
        <w:pPrChange w:id="1331" w:author="Patrick Ames" w:date="2020-11-09T08:30:00Z">
          <w:pPr>
            <w:numPr>
              <w:numId w:val="2"/>
            </w:numPr>
            <w:tabs>
              <w:tab w:val="num" w:pos="0"/>
            </w:tabs>
            <w:ind w:left="480" w:hanging="480"/>
          </w:pPr>
        </w:pPrChange>
      </w:pPr>
      <w:r>
        <w:t>create the needed IOVA mappings into the vIOMMU</w:t>
      </w:r>
      <w:ins w:id="1332" w:author="Patrick Ames" w:date="2020-11-09T08:31:00Z">
        <w:r w:rsidR="006E6DF7">
          <w:t xml:space="preserve"> and </w:t>
        </w:r>
      </w:ins>
    </w:p>
    <w:p w14:paraId="5D28DEB8" w14:textId="7FFFD2C5" w:rsidR="00AB4DE0" w:rsidRDefault="00AB4DE0">
      <w:pPr>
        <w:pStyle w:val="FirstParagraph"/>
        <w:pPrChange w:id="1333" w:author="Patrick Ames" w:date="2020-11-09T08:31:00Z">
          <w:pPr>
            <w:numPr>
              <w:numId w:val="2"/>
            </w:numPr>
            <w:tabs>
              <w:tab w:val="num" w:pos="0"/>
            </w:tabs>
            <w:ind w:left="480" w:hanging="480"/>
          </w:pPr>
        </w:pPrChange>
      </w:pPr>
      <w:r>
        <w:t>configure the device’s DMA with the IOVA</w:t>
      </w:r>
      <w:ins w:id="1334" w:author="Patrick Ames" w:date="2020-11-09T08:31:00Z">
        <w:r w:rsidR="006E6DF7">
          <w:t>.</w:t>
        </w:r>
      </w:ins>
    </w:p>
    <w:p w14:paraId="03F51DA0" w14:textId="1445C4D5" w:rsidR="00AB4DE0" w:rsidRDefault="00AB4DE0" w:rsidP="004E1954">
      <w:pPr>
        <w:pStyle w:val="FirstParagraph"/>
      </w:pPr>
      <w:del w:id="1335" w:author="Patrick Ames" w:date="2020-11-09T08:30:00Z">
        <w:r w:rsidDel="006E6DF7">
          <w:delText xml:space="preserve">Following </w:delText>
        </w:r>
      </w:del>
      <w:ins w:id="1336" w:author="Patrick Ames" w:date="2020-11-09T08:30:00Z">
        <w:r w:rsidR="006E6DF7">
          <w:t xml:space="preserve">The </w:t>
        </w:r>
      </w:ins>
      <w:ins w:id="1337" w:author="Patrick Ames" w:date="2020-11-09T08:31:00Z">
        <w:r w:rsidR="006E6DF7">
          <w:t>f</w:t>
        </w:r>
      </w:ins>
      <w:ins w:id="1338" w:author="Patrick Ames" w:date="2020-11-09T08:30:00Z">
        <w:r w:rsidR="006E6DF7">
          <w:t xml:space="preserve">ollowing </w:t>
        </w:r>
      </w:ins>
      <w:r>
        <w:t>mechanisms can be used to create vIOMMU memory mappings:</w:t>
      </w:r>
    </w:p>
    <w:p w14:paraId="6D7E425D" w14:textId="77777777" w:rsidR="00AB4DE0" w:rsidRDefault="00AB4DE0" w:rsidP="004E1954">
      <w:pPr>
        <w:numPr>
          <w:ilvl w:val="0"/>
          <w:numId w:val="2"/>
        </w:numPr>
      </w:pPr>
      <w:r>
        <w:t>Linux Kernel’s DMA API for kernel drivers</w:t>
      </w:r>
    </w:p>
    <w:p w14:paraId="1FC4CF51" w14:textId="7277999C" w:rsidR="00AB4DE0" w:rsidRDefault="00AB4DE0" w:rsidP="004E1954">
      <w:pPr>
        <w:numPr>
          <w:ilvl w:val="0"/>
          <w:numId w:val="2"/>
        </w:numPr>
      </w:pPr>
      <w:r>
        <w:t>VFIO for user space drivers</w:t>
      </w:r>
      <w:ins w:id="1339" w:author="Patrick Ames" w:date="2020-11-09T08:31:00Z">
        <w:r w:rsidR="006E6DF7">
          <w:t xml:space="preserve"> (see Figure 2.</w:t>
        </w:r>
      </w:ins>
      <w:ins w:id="1340" w:author="Patrick Ames" w:date="2020-11-09T08:32:00Z">
        <w:r w:rsidR="006E6DF7">
          <w:t>34)</w:t>
        </w:r>
      </w:ins>
    </w:p>
    <w:p w14:paraId="5C520EB2" w14:textId="7655D31F" w:rsidR="00AB4DE0" w:rsidRDefault="00AB4DE0" w:rsidP="004E1954">
      <w:pPr>
        <w:pStyle w:val="FirstParagraph"/>
        <w:rPr>
          <w:ins w:id="1341" w:author="Patrick Ames" w:date="2020-11-09T08:31:00Z"/>
        </w:rPr>
      </w:pPr>
      <w:r>
        <w:rPr>
          <w:noProof/>
        </w:rPr>
        <w:drawing>
          <wp:inline distT="0" distB="0" distL="0" distR="0" wp14:anchorId="6CCFD24A" wp14:editId="7BC361C2">
            <wp:extent cx="5334000" cy="5146993"/>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1.emf"/>
                    <pic:cNvPicPr>
                      <a:picLocks noChangeAspect="1" noChangeArrowheads="1"/>
                    </pic:cNvPicPr>
                  </pic:nvPicPr>
                  <pic:blipFill>
                    <a:blip r:embed="rId56"/>
                    <a:stretch>
                      <a:fillRect/>
                    </a:stretch>
                  </pic:blipFill>
                  <pic:spPr bwMode="auto">
                    <a:xfrm>
                      <a:off x="0" y="0"/>
                      <a:ext cx="5334000" cy="5146993"/>
                    </a:xfrm>
                    <a:prstGeom prst="rect">
                      <a:avLst/>
                    </a:prstGeom>
                    <a:noFill/>
                    <a:ln w="9525">
                      <a:noFill/>
                      <a:headEnd/>
                      <a:tailEnd/>
                    </a:ln>
                  </pic:spPr>
                </pic:pic>
              </a:graphicData>
            </a:graphic>
          </wp:inline>
        </w:drawing>
      </w:r>
    </w:p>
    <w:p w14:paraId="55915348" w14:textId="26A04105" w:rsidR="006E6DF7" w:rsidRPr="006E6DF7" w:rsidRDefault="006E6DF7">
      <w:pPr>
        <w:pStyle w:val="BodyText"/>
        <w:pPrChange w:id="1342" w:author="Patrick Ames" w:date="2020-11-09T08:31:00Z">
          <w:pPr>
            <w:pStyle w:val="FirstParagraph"/>
          </w:pPr>
        </w:pPrChange>
      </w:pPr>
      <w:ins w:id="1343" w:author="Patrick Ames" w:date="2020-11-09T08:31:00Z">
        <w:r>
          <w:t>Figure 2.34</w:t>
        </w:r>
        <w:r>
          <w:tab/>
        </w:r>
      </w:ins>
      <w:ins w:id="1344" w:author="Patrick Ames" w:date="2020-11-09T08:32:00Z">
        <w:r>
          <w:t>VFIO for user space drivers</w:t>
        </w:r>
      </w:ins>
    </w:p>
    <w:p w14:paraId="530AAC50" w14:textId="77777777" w:rsidR="00AB4DE0" w:rsidRDefault="00AB4DE0" w:rsidP="004E1954">
      <w:pPr>
        <w:pStyle w:val="BodyText"/>
      </w:pPr>
      <w:r>
        <w:t>The integration between the virtual IOMMU and any user space network application like DPDK is usually done through the VFIO driver. This driver will perform device isolation and automatically add the memory (IOVA -to GPA) mappings to the virtual IOMMU.</w:t>
      </w:r>
    </w:p>
    <w:p w14:paraId="5B81573F" w14:textId="69D3481D" w:rsidR="00AB4DE0" w:rsidDel="00C2484D" w:rsidRDefault="00AB4DE0" w:rsidP="004E1954">
      <w:pPr>
        <w:pStyle w:val="BodyText"/>
        <w:rPr>
          <w:del w:id="1345" w:author="Patrick Ames" w:date="2020-11-09T08:33:00Z"/>
        </w:rPr>
      </w:pPr>
      <w:r>
        <w:t>The use of huge</w:t>
      </w:r>
      <w:ins w:id="1346" w:author="Patrick Ames" w:date="2020-11-09T08:32:00Z">
        <w:r w:rsidR="00C2484D">
          <w:t xml:space="preserve"> </w:t>
        </w:r>
      </w:ins>
      <w:r>
        <w:t xml:space="preserve">pages memory in DPDK contributes to optimize TLB lookups, since </w:t>
      </w:r>
      <w:del w:id="1347" w:author="Patrick Ames" w:date="2020-11-09T08:32:00Z">
        <w:r w:rsidDel="00C2484D">
          <w:delText xml:space="preserve">a </w:delText>
        </w:r>
      </w:del>
      <w:r>
        <w:t xml:space="preserve">fewer </w:t>
      </w:r>
      <w:del w:id="1348" w:author="Patrick Ames" w:date="2020-11-09T08:32:00Z">
        <w:r w:rsidDel="00C2484D">
          <w:delText xml:space="preserve">number of </w:delText>
        </w:r>
      </w:del>
      <w:r>
        <w:t xml:space="preserve">memory pages can cover the same amount of memory. Consequently, the number of </w:t>
      </w:r>
      <w:del w:id="1349" w:author="Patrick Ames" w:date="2020-11-09T08:32:00Z">
        <w:r w:rsidDel="00C2484D">
          <w:delText xml:space="preserve">Device </w:delText>
        </w:r>
      </w:del>
      <w:ins w:id="1350" w:author="Patrick Ames" w:date="2020-11-09T08:32:00Z">
        <w:r w:rsidR="00C2484D">
          <w:t xml:space="preserve">device </w:t>
        </w:r>
      </w:ins>
      <w:r>
        <w:t>TLB synchronization messages drop</w:t>
      </w:r>
      <w:ins w:id="1351" w:author="Patrick Ames" w:date="2020-11-09T08:32:00Z">
        <w:r w:rsidR="00C2484D">
          <w:t>s</w:t>
        </w:r>
      </w:ins>
      <w:r>
        <w:t xml:space="preserve"> dramatically. Hence, the performance penalty </w:t>
      </w:r>
      <w:ins w:id="1352" w:author="Patrick Ames" w:date="2020-11-09T08:33:00Z">
        <w:r w:rsidR="00C2484D">
          <w:t xml:space="preserve">from </w:t>
        </w:r>
      </w:ins>
      <w:r>
        <w:t>TLB lookups is lowered</w:t>
      </w:r>
      <w:ins w:id="1353" w:author="Patrick Ames" w:date="2020-11-09T08:33:00Z">
        <w:r w:rsidR="00C2484D">
          <w:t>, see:</w:t>
        </w:r>
      </w:ins>
      <w:del w:id="1354" w:author="Patrick Ames" w:date="2020-11-09T08:33:00Z">
        <w:r w:rsidDel="00C2484D">
          <w:delText>.</w:delText>
        </w:r>
      </w:del>
    </w:p>
    <w:p w14:paraId="0BFCF218" w14:textId="3157E5A7" w:rsidR="00AB4DE0" w:rsidDel="00C2484D" w:rsidRDefault="00AB4DE0" w:rsidP="004E1954">
      <w:pPr>
        <w:pStyle w:val="BodyText"/>
        <w:rPr>
          <w:del w:id="1355" w:author="Patrick Ames" w:date="2020-11-09T08:33:00Z"/>
        </w:rPr>
      </w:pPr>
      <w:del w:id="1356" w:author="Patrick Ames" w:date="2020-11-09T08:33:00Z">
        <w:r w:rsidDel="00C2484D">
          <w:delText>Cf:</w:delText>
        </w:r>
      </w:del>
      <w:r>
        <w:t xml:space="preserve"> </w:t>
      </w:r>
      <w:hyperlink r:id="rId57">
        <w:r>
          <w:rPr>
            <w:rStyle w:val="Hyperlink"/>
          </w:rPr>
          <w:t>https://www.redhat.com/en/blog/journey-vhost-users-realm</w:t>
        </w:r>
      </w:hyperlink>
      <w:ins w:id="1357" w:author="Patrick Ames" w:date="2020-11-09T08:33:00Z">
        <w:r w:rsidR="00C2484D">
          <w:rPr>
            <w:rStyle w:val="Hyperlink"/>
          </w:rPr>
          <w:t xml:space="preserve">, and </w:t>
        </w:r>
      </w:ins>
    </w:p>
    <w:p w14:paraId="01E02CE8" w14:textId="1411F32A" w:rsidR="00AB4DE0" w:rsidRDefault="0010278B" w:rsidP="004E1954">
      <w:pPr>
        <w:pStyle w:val="BodyText"/>
      </w:pPr>
      <w:hyperlink r:id="rId58">
        <w:r w:rsidR="00AB4DE0">
          <w:rPr>
            <w:rStyle w:val="Hyperlink"/>
          </w:rPr>
          <w:t>https://wiki.qemu.org/Features/VT-d</w:t>
        </w:r>
      </w:hyperlink>
      <w:ins w:id="1358" w:author="Patrick Ames" w:date="2020-11-09T08:33:00Z">
        <w:r w:rsidR="00C2484D">
          <w:rPr>
            <w:rStyle w:val="Hyperlink"/>
          </w:rPr>
          <w:t>.</w:t>
        </w:r>
      </w:ins>
    </w:p>
    <w:p w14:paraId="10277DE0" w14:textId="77777777" w:rsidR="00AB4DE0" w:rsidRDefault="00AB4DE0" w:rsidP="004E1954">
      <w:pPr>
        <w:pStyle w:val="Heading3"/>
      </w:pPr>
      <w:bookmarkStart w:id="1359" w:name="X67ca96768c11b72dc83a56a2cbafd9b566a98fd"/>
      <w:bookmarkStart w:id="1360" w:name="_Toc54881593"/>
      <w:r>
        <w:t>Virtio Poll Mode Driver</w:t>
      </w:r>
      <w:bookmarkEnd w:id="1359"/>
      <w:bookmarkEnd w:id="1360"/>
    </w:p>
    <w:p w14:paraId="5614B9B1" w14:textId="01653255" w:rsidR="00AB4DE0" w:rsidRDefault="00AB4DE0" w:rsidP="004E1954">
      <w:pPr>
        <w:pStyle w:val="FirstParagraph"/>
      </w:pPr>
      <w:r>
        <w:t xml:space="preserve">Virtio-pmd driver, is a DPDK driver, built on the </w:t>
      </w:r>
      <w:del w:id="1361" w:author="Patrick Ames" w:date="2020-11-09T08:34:00Z">
        <w:r w:rsidDel="00C2484D">
          <w:delText>Poll Mode Driver</w:delText>
        </w:r>
      </w:del>
      <w:ins w:id="1362" w:author="Patrick Ames" w:date="2020-11-09T08:34:00Z">
        <w:r w:rsidR="00C2484D">
          <w:t>PMD</w:t>
        </w:r>
      </w:ins>
      <w:r>
        <w:t xml:space="preserve"> abstraction, that implements the virtio </w:t>
      </w:r>
      <w:del w:id="1363" w:author="Patrick Ames" w:date="2020-11-09T08:34:00Z">
        <w:r w:rsidDel="00C2484D">
          <w:delText>protoco</w:delText>
        </w:r>
      </w:del>
      <w:ins w:id="1364" w:author="Patrick Ames" w:date="2020-11-09T08:34:00Z">
        <w:r w:rsidR="00C2484D">
          <w:t>protocol, see Figure 2.35.</w:t>
        </w:r>
      </w:ins>
      <w:del w:id="1365" w:author="Patrick Ames" w:date="2020-11-09T08:34:00Z">
        <w:r w:rsidDel="00C2484D">
          <w:delText>l.</w:delText>
        </w:r>
      </w:del>
    </w:p>
    <w:p w14:paraId="7424986F" w14:textId="0FAA4E47" w:rsidR="00AB4DE0" w:rsidRDefault="00AB4DE0" w:rsidP="004E1954">
      <w:pPr>
        <w:pStyle w:val="BodyText"/>
        <w:rPr>
          <w:ins w:id="1366" w:author="Patrick Ames" w:date="2020-11-09T08:33:00Z"/>
        </w:rPr>
      </w:pPr>
      <w:r>
        <w:rPr>
          <w:noProof/>
        </w:rPr>
        <w:drawing>
          <wp:inline distT="0" distB="0" distL="0" distR="0" wp14:anchorId="118A3981" wp14:editId="7ECCBE3C">
            <wp:extent cx="5334000" cy="3477706"/>
            <wp:effectExtent l="0" t="0" r="0" b="0"/>
            <wp:docPr id="3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2.emf"/>
                    <pic:cNvPicPr>
                      <a:picLocks noChangeAspect="1" noChangeArrowheads="1"/>
                    </pic:cNvPicPr>
                  </pic:nvPicPr>
                  <pic:blipFill>
                    <a:blip r:embed="rId59"/>
                    <a:stretch>
                      <a:fillRect/>
                    </a:stretch>
                  </pic:blipFill>
                  <pic:spPr bwMode="auto">
                    <a:xfrm>
                      <a:off x="0" y="0"/>
                      <a:ext cx="5334000" cy="3477706"/>
                    </a:xfrm>
                    <a:prstGeom prst="rect">
                      <a:avLst/>
                    </a:prstGeom>
                    <a:noFill/>
                    <a:ln w="9525">
                      <a:noFill/>
                      <a:headEnd/>
                      <a:tailEnd/>
                    </a:ln>
                  </pic:spPr>
                </pic:pic>
              </a:graphicData>
            </a:graphic>
          </wp:inline>
        </w:drawing>
      </w:r>
    </w:p>
    <w:p w14:paraId="1389C03B" w14:textId="3BCF2FF6" w:rsidR="00C2484D" w:rsidRDefault="00C2484D" w:rsidP="004E1954">
      <w:pPr>
        <w:pStyle w:val="BodyText"/>
      </w:pPr>
      <w:ins w:id="1367" w:author="Patrick Ames" w:date="2020-11-09T08:34:00Z">
        <w:r>
          <w:t>Figure 2.35</w:t>
        </w:r>
        <w:r>
          <w:tab/>
          <w:t>VFIO for user space drivers</w:t>
        </w:r>
      </w:ins>
    </w:p>
    <w:p w14:paraId="3AF8D20F" w14:textId="74AFE4CC" w:rsidR="00AB4DE0" w:rsidRDefault="00AB4DE0" w:rsidP="004E1954">
      <w:pPr>
        <w:pStyle w:val="BodyText"/>
      </w:pPr>
      <w:r>
        <w:t>Vhost user protocol moves the virtio ring from kernel all the way to user</w:t>
      </w:r>
      <w:ins w:id="1368" w:author="Patrick Ames" w:date="2020-11-09T08:35:00Z">
        <w:r w:rsidR="00C2484D">
          <w:t xml:space="preserve"> </w:t>
        </w:r>
      </w:ins>
      <w:r>
        <w:t xml:space="preserve">space. The ring is shared between the guest and DPDK application. QEMU sets up this ring as a control plane using </w:t>
      </w:r>
      <w:del w:id="1369" w:author="Patrick Ames" w:date="2020-11-09T08:35:00Z">
        <w:r w:rsidDel="00C2484D">
          <w:delText xml:space="preserve">unix </w:delText>
        </w:r>
      </w:del>
      <w:ins w:id="1370" w:author="Patrick Ames" w:date="2020-11-09T08:35:00Z">
        <w:r w:rsidR="00C2484D">
          <w:t xml:space="preserve">UNIX </w:t>
        </w:r>
      </w:ins>
      <w:r>
        <w:t>sockets.</w:t>
      </w:r>
    </w:p>
    <w:p w14:paraId="769F6D7A" w14:textId="23AA5B95" w:rsidR="00AB4DE0" w:rsidRDefault="00AB4DE0" w:rsidP="004E1954">
      <w:pPr>
        <w:pStyle w:val="BodyText"/>
      </w:pPr>
      <w:r>
        <w:t xml:space="preserve">If the both the host server guest </w:t>
      </w:r>
      <w:del w:id="1371" w:author="Patrick Ames" w:date="2020-11-09T08:35:00Z">
        <w:r w:rsidDel="00C2484D">
          <w:delText>virtual machine</w:delText>
        </w:r>
      </w:del>
      <w:ins w:id="1372" w:author="Patrick Ames" w:date="2020-11-09T08:35:00Z">
        <w:r w:rsidR="00C2484D">
          <w:t>VM</w:t>
        </w:r>
      </w:ins>
      <w:r>
        <w:t xml:space="preserve"> are DPDK </w:t>
      </w:r>
      <w:ins w:id="1373" w:author="Patrick Ames" w:date="2020-11-09T08:35:00Z">
        <w:r w:rsidR="00C2484D">
          <w:t>,</w:t>
        </w:r>
      </w:ins>
      <w:r>
        <w:t>there are no VMExits in the host for guest packets processing. Guest virtual machine</w:t>
      </w:r>
      <w:ins w:id="1374" w:author="Patrick Ames" w:date="2020-11-09T08:35:00Z">
        <w:r w:rsidR="00C2484D">
          <w:t>s</w:t>
        </w:r>
      </w:ins>
      <w:r>
        <w:t xml:space="preserve"> use</w:t>
      </w:r>
      <w:ins w:id="1375" w:author="Patrick Ames" w:date="2020-11-09T08:36:00Z">
        <w:r w:rsidR="00C2484D">
          <w:t xml:space="preserve"> the</w:t>
        </w:r>
      </w:ins>
      <w:del w:id="1376" w:author="Patrick Ames" w:date="2020-11-09T08:35:00Z">
        <w:r w:rsidDel="00C2484D">
          <w:delText>s</w:delText>
        </w:r>
      </w:del>
      <w:r>
        <w:t xml:space="preserve"> virtio-net PMD driver </w:t>
      </w:r>
      <w:del w:id="1377" w:author="Patrick Ames" w:date="2020-11-09T08:36:00Z">
        <w:r w:rsidDel="00C2484D">
          <w:delText xml:space="preserve">and </w:delText>
        </w:r>
      </w:del>
      <w:ins w:id="1378" w:author="Patrick Ames" w:date="2020-11-09T08:36:00Z">
        <w:r w:rsidR="00C2484D">
          <w:t xml:space="preserve">which </w:t>
        </w:r>
      </w:ins>
      <w:r>
        <w:t xml:space="preserve">performs packets polling. So. There is nothing running in kernel here, so there are no system calls. Since both system calls and VM Exits are avoided, the performance boosts </w:t>
      </w:r>
      <w:ins w:id="1379" w:author="Patrick Ames" w:date="2020-11-09T08:36:00Z">
        <w:r w:rsidR="00C2484D">
          <w:t xml:space="preserve">is </w:t>
        </w:r>
      </w:ins>
      <w:r>
        <w:t>significant</w:t>
      </w:r>
      <w:del w:id="1380" w:author="Patrick Ames" w:date="2020-11-09T08:36:00Z">
        <w:r w:rsidDel="00C2484D">
          <w:delText>ly</w:delText>
        </w:r>
      </w:del>
      <w:r>
        <w:t xml:space="preserve">. </w:t>
      </w:r>
      <w:del w:id="1381" w:author="Patrick Ames" w:date="2020-11-09T08:36:00Z">
        <w:r w:rsidDel="00C2484D">
          <w:delText>It will be an order higher.</w:delText>
        </w:r>
      </w:del>
    </w:p>
    <w:p w14:paraId="5D37CDF7" w14:textId="77777777" w:rsidR="00AB4DE0" w:rsidRDefault="00AB4DE0" w:rsidP="004E1954">
      <w:pPr>
        <w:pStyle w:val="Heading3"/>
      </w:pPr>
      <w:bookmarkStart w:id="1382" w:name="X925409aa9ca8c041a9dc0ff07bf4446427d15ae"/>
      <w:bookmarkStart w:id="1383" w:name="_Toc54881594"/>
      <w:r>
        <w:t>Physical Network Device Assignment (VFIO) and PCI passthrough</w:t>
      </w:r>
      <w:bookmarkEnd w:id="1382"/>
      <w:bookmarkEnd w:id="1383"/>
    </w:p>
    <w:p w14:paraId="40E56541" w14:textId="27DC6B43" w:rsidR="00AB4DE0" w:rsidRDefault="00AB4DE0" w:rsidP="004E1954">
      <w:pPr>
        <w:pStyle w:val="FirstParagraph"/>
      </w:pPr>
      <w:r>
        <w:t xml:space="preserve">When a DPDK application is running into a guest </w:t>
      </w:r>
      <w:del w:id="1384" w:author="Patrick Ames" w:date="2020-11-09T08:36:00Z">
        <w:r w:rsidDel="00C2484D">
          <w:delText>Virtual Machine</w:delText>
        </w:r>
      </w:del>
      <w:ins w:id="1385" w:author="Patrick Ames" w:date="2020-11-09T08:36:00Z">
        <w:r w:rsidR="00C2484D">
          <w:t>VM</w:t>
        </w:r>
      </w:ins>
      <w:r>
        <w:t>, a mechanism has to be used to expose one of the host physical NIC</w:t>
      </w:r>
      <w:ins w:id="1386" w:author="Patrick Ames" w:date="2020-11-09T08:36:00Z">
        <w:r w:rsidR="00C2484D">
          <w:t>s</w:t>
        </w:r>
      </w:ins>
      <w:r>
        <w:t xml:space="preserve"> to this guest in order </w:t>
      </w:r>
      <w:ins w:id="1387" w:author="Patrick Ames" w:date="2020-11-09T08:36:00Z">
        <w:r w:rsidR="00C2484D">
          <w:t xml:space="preserve">that </w:t>
        </w:r>
      </w:ins>
      <w:r>
        <w:t>it gets access to the physical network.</w:t>
      </w:r>
    </w:p>
    <w:p w14:paraId="3B6A575D" w14:textId="6F21C48A" w:rsidR="00AB4DE0" w:rsidRDefault="00AB4DE0" w:rsidP="004E1954">
      <w:pPr>
        <w:pStyle w:val="BodyText"/>
      </w:pPr>
      <w:r>
        <w:t xml:space="preserve">IOMMU protects host memory against malicious or bug writes which can corrupt host memory at any time. But, when a physical device is assigned to a guest </w:t>
      </w:r>
      <w:del w:id="1388" w:author="Patrick Ames" w:date="2020-11-09T08:37:00Z">
        <w:r w:rsidDel="00C2484D">
          <w:delText>virtual machine</w:delText>
        </w:r>
      </w:del>
      <w:ins w:id="1389" w:author="Patrick Ames" w:date="2020-11-09T08:37:00Z">
        <w:r w:rsidR="00C2484D">
          <w:t>VM</w:t>
        </w:r>
      </w:ins>
      <w:r>
        <w:t xml:space="preserve"> without vIOMMU usage, the guest memory address space is totally exposed to the hardware PCI device</w:t>
      </w:r>
      <w:ins w:id="1390" w:author="Patrick Ames" w:date="2020-11-09T08:37:00Z">
        <w:r w:rsidR="00C2484D">
          <w:t>, see Figure 2.36.</w:t>
        </w:r>
      </w:ins>
      <w:del w:id="1391" w:author="Patrick Ames" w:date="2020-11-09T08:37:00Z">
        <w:r w:rsidDel="00C2484D">
          <w:delText>.</w:delText>
        </w:r>
      </w:del>
    </w:p>
    <w:p w14:paraId="79A66213" w14:textId="7D7DC1E3" w:rsidR="00AB4DE0" w:rsidRDefault="00AB4DE0" w:rsidP="004E1954">
      <w:pPr>
        <w:pStyle w:val="BodyText"/>
        <w:rPr>
          <w:ins w:id="1392" w:author="Patrick Ames" w:date="2020-11-09T08:37:00Z"/>
        </w:rPr>
      </w:pPr>
      <w:r>
        <w:rPr>
          <w:noProof/>
        </w:rPr>
        <w:drawing>
          <wp:inline distT="0" distB="0" distL="0" distR="0" wp14:anchorId="0FAB02BB" wp14:editId="2E946806">
            <wp:extent cx="5334000" cy="6039256"/>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3.emf"/>
                    <pic:cNvPicPr>
                      <a:picLocks noChangeAspect="1" noChangeArrowheads="1"/>
                    </pic:cNvPicPr>
                  </pic:nvPicPr>
                  <pic:blipFill>
                    <a:blip r:embed="rId60"/>
                    <a:stretch>
                      <a:fillRect/>
                    </a:stretch>
                  </pic:blipFill>
                  <pic:spPr bwMode="auto">
                    <a:xfrm>
                      <a:off x="0" y="0"/>
                      <a:ext cx="5334000" cy="6039256"/>
                    </a:xfrm>
                    <a:prstGeom prst="rect">
                      <a:avLst/>
                    </a:prstGeom>
                    <a:noFill/>
                    <a:ln w="9525">
                      <a:noFill/>
                      <a:headEnd/>
                      <a:tailEnd/>
                    </a:ln>
                  </pic:spPr>
                </pic:pic>
              </a:graphicData>
            </a:graphic>
          </wp:inline>
        </w:drawing>
      </w:r>
    </w:p>
    <w:p w14:paraId="54DB658E" w14:textId="16A0793E" w:rsidR="00C2484D" w:rsidRDefault="00C2484D" w:rsidP="00C2484D">
      <w:pPr>
        <w:pStyle w:val="BodyText"/>
        <w:rPr>
          <w:ins w:id="1393" w:author="Patrick Ames" w:date="2020-11-09T08:37:00Z"/>
        </w:rPr>
      </w:pPr>
      <w:ins w:id="1394" w:author="Patrick Ames" w:date="2020-11-09T08:37:00Z">
        <w:r>
          <w:t>Figure 2.36</w:t>
        </w:r>
        <w:r>
          <w:tab/>
        </w:r>
      </w:ins>
      <w:ins w:id="1395" w:author="Patrick Ames" w:date="2020-11-09T08:38:00Z">
        <w:r>
          <w:t>Physical Device Assigned to a Guest VM Without vIOMMU</w:t>
        </w:r>
      </w:ins>
    </w:p>
    <w:p w14:paraId="5C842710" w14:textId="25580E20" w:rsidR="00C2484D" w:rsidDel="00C2484D" w:rsidRDefault="00C2484D" w:rsidP="004E1954">
      <w:pPr>
        <w:pStyle w:val="BodyText"/>
        <w:rPr>
          <w:del w:id="1396" w:author="Patrick Ames" w:date="2020-11-09T08:38:00Z"/>
        </w:rPr>
      </w:pPr>
    </w:p>
    <w:p w14:paraId="7F0D6431" w14:textId="06DD415B" w:rsidR="00AB4DE0" w:rsidRDefault="00AB4DE0" w:rsidP="004E1954">
      <w:pPr>
        <w:pStyle w:val="BodyText"/>
      </w:pPr>
      <w:r>
        <w:t>A PCI device can be assigned to a guest in order to be used by a guest DPDK application. By leveraging</w:t>
      </w:r>
      <w:ins w:id="1397" w:author="Patrick Ames" w:date="2020-11-09T08:38:00Z">
        <w:r w:rsidR="00C2484D">
          <w:t xml:space="preserve"> the </w:t>
        </w:r>
      </w:ins>
      <w:del w:id="1398" w:author="Patrick Ames" w:date="2020-11-09T08:38:00Z">
        <w:r w:rsidDel="00C2484D">
          <w:delText> </w:delText>
        </w:r>
      </w:del>
      <w:r>
        <w:t xml:space="preserve">VFIO </w:t>
      </w:r>
      <w:del w:id="1399" w:author="Patrick Ames" w:date="2020-11-09T08:38:00Z">
        <w:r w:rsidDel="00C2484D">
          <w:delText>driver </w:delText>
        </w:r>
      </w:del>
      <w:ins w:id="1400" w:author="Patrick Ames" w:date="2020-11-09T08:38:00Z">
        <w:r w:rsidR="00C2484D">
          <w:t xml:space="preserve">driver </w:t>
        </w:r>
      </w:ins>
      <w:r>
        <w:t xml:space="preserve">in the host kernel </w:t>
      </w:r>
      <w:del w:id="1401" w:author="Patrick Ames" w:date="2020-11-09T08:38:00Z">
        <w:r w:rsidDel="00C2484D">
          <w:delText xml:space="preserve">we </w:delText>
        </w:r>
      </w:del>
      <w:ins w:id="1402" w:author="Patrick Ames" w:date="2020-11-09T08:38:00Z">
        <w:r w:rsidR="00C2484D">
          <w:t xml:space="preserve">you can </w:t>
        </w:r>
      </w:ins>
      <w:r>
        <w:t xml:space="preserve">provide </w:t>
      </w:r>
      <w:del w:id="1403" w:author="Patrick Ames" w:date="2020-11-09T08:38:00Z">
        <w:r w:rsidDel="00C2484D">
          <w:delText xml:space="preserve">a </w:delText>
        </w:r>
      </w:del>
      <w:r>
        <w:t xml:space="preserve">direct access to an assigned physical NIC from this guest protected </w:t>
      </w:r>
      <w:del w:id="1404" w:author="Patrick Ames" w:date="2020-11-09T08:39:00Z">
        <w:r w:rsidDel="00C2484D">
          <w:delText xml:space="preserve">with </w:delText>
        </w:r>
      </w:del>
      <w:ins w:id="1405" w:author="Patrick Ames" w:date="2020-11-09T08:39:00Z">
        <w:r w:rsidR="00C2484D">
          <w:t xml:space="preserve">by </w:t>
        </w:r>
      </w:ins>
      <w:r>
        <w:t>IOMMU.</w:t>
      </w:r>
    </w:p>
    <w:p w14:paraId="3FC99E37" w14:textId="63DDA927" w:rsidR="00AB4DE0" w:rsidRDefault="00AB4DE0" w:rsidP="004E1954">
      <w:pPr>
        <w:pStyle w:val="BodyText"/>
      </w:pPr>
      <w:r>
        <w:t xml:space="preserve">Next, by </w:t>
      </w:r>
      <w:del w:id="1406" w:author="Patrick Ames" w:date="2020-11-09T08:39:00Z">
        <w:r w:rsidDel="00C2484D">
          <w:delText>leveraging </w:delText>
        </w:r>
      </w:del>
      <w:ins w:id="1407" w:author="Patrick Ames" w:date="2020-11-09T08:39:00Z">
        <w:r w:rsidR="00C2484D">
          <w:t xml:space="preserve">leveraging the </w:t>
        </w:r>
      </w:ins>
      <w:r>
        <w:t xml:space="preserve">VFIO </w:t>
      </w:r>
      <w:del w:id="1408" w:author="Patrick Ames" w:date="2020-11-09T08:39:00Z">
        <w:r w:rsidDel="00C2484D">
          <w:delText>driver </w:delText>
        </w:r>
      </w:del>
      <w:ins w:id="1409" w:author="Patrick Ames" w:date="2020-11-09T08:39:00Z">
        <w:r w:rsidR="00C2484D">
          <w:t xml:space="preserve">driver </w:t>
        </w:r>
      </w:ins>
      <w:r>
        <w:t xml:space="preserve">in the guest kernel </w:t>
      </w:r>
      <w:del w:id="1410" w:author="Patrick Ames" w:date="2020-11-09T08:39:00Z">
        <w:r w:rsidDel="00C2484D">
          <w:delText xml:space="preserve">we </w:delText>
        </w:r>
      </w:del>
      <w:ins w:id="1411" w:author="Patrick Ames" w:date="2020-11-09T08:39:00Z">
        <w:r w:rsidR="00C2484D">
          <w:t xml:space="preserve">you can </w:t>
        </w:r>
      </w:ins>
      <w:r>
        <w:t xml:space="preserve">provide a direct access to the assigned physical from this guest user space. </w:t>
      </w:r>
      <w:ins w:id="1412" w:author="Patrick Ames" w:date="2020-11-09T08:39:00Z">
        <w:r w:rsidR="00C2484D">
          <w:t xml:space="preserve">Thre </w:t>
        </w:r>
      </w:ins>
      <w:r>
        <w:t>vIOMMU is providing a secure mechanism to manage DMA transfer between an assigned physical hardware and hosted guest virtual instance memory area.</w:t>
      </w:r>
    </w:p>
    <w:p w14:paraId="34C78BE8" w14:textId="77777777" w:rsidR="00AB4DE0" w:rsidRDefault="00AB4DE0" w:rsidP="004E1954">
      <w:pPr>
        <w:pStyle w:val="Heading3"/>
      </w:pPr>
      <w:bookmarkStart w:id="1413" w:name="Xe587f8d5ff0e4ec883c1f2838f0b690f900e2f2"/>
      <w:bookmarkStart w:id="1414" w:name="_Toc54881595"/>
      <w:r>
        <w:t>SRIOV and DPDK in Guest VM</w:t>
      </w:r>
      <w:bookmarkEnd w:id="1413"/>
      <w:bookmarkEnd w:id="1414"/>
    </w:p>
    <w:p w14:paraId="664F1AA5" w14:textId="69A44F3C" w:rsidR="00AB4DE0" w:rsidRDefault="00AB4DE0" w:rsidP="004E1954">
      <w:pPr>
        <w:pStyle w:val="FirstParagraph"/>
      </w:pPr>
      <w:del w:id="1415" w:author="Patrick Ames" w:date="2020-11-09T08:39:00Z">
        <w:r w:rsidDel="00C2484D">
          <w:delText xml:space="preserve">This </w:delText>
        </w:r>
      </w:del>
      <w:ins w:id="1416" w:author="Patrick Ames" w:date="2020-11-09T08:40:00Z">
        <w:r w:rsidR="00C2484D">
          <w:t>T</w:t>
        </w:r>
      </w:ins>
      <w:ins w:id="1417" w:author="Patrick Ames" w:date="2020-11-09T08:39:00Z">
        <w:r w:rsidR="00C2484D">
          <w:t xml:space="preserve">his </w:t>
        </w:r>
      </w:ins>
      <w:r>
        <w:t>use case is almost the same as PCI passthrough</w:t>
      </w:r>
      <w:del w:id="1418" w:author="Patrick Ames" w:date="2020-11-09T08:40:00Z">
        <w:r w:rsidDel="00C2484D">
          <w:delText xml:space="preserve">. </w:delText>
        </w:r>
      </w:del>
      <w:ins w:id="1419" w:author="Patrick Ames" w:date="2020-11-09T08:40:00Z">
        <w:r w:rsidR="00C2484D">
          <w:t xml:space="preserve"> but </w:t>
        </w:r>
      </w:ins>
      <w:r>
        <w:t>VFIO and IOMMU are used to expose a SRIOV virtual function directly to a guest VM.</w:t>
      </w:r>
    </w:p>
    <w:p w14:paraId="03BE2435" w14:textId="0A583280" w:rsidR="00AB4DE0" w:rsidRDefault="00AB4DE0" w:rsidP="004E1954">
      <w:pPr>
        <w:pStyle w:val="BodyText"/>
      </w:pPr>
      <w:r>
        <w:t xml:space="preserve">An additional </w:t>
      </w:r>
      <w:del w:id="1420" w:author="Patrick Ames" w:date="2020-11-09T08:40:00Z">
        <w:r w:rsidDel="00C2484D">
          <w:delText xml:space="preserve">Physical </w:delText>
        </w:r>
      </w:del>
      <w:ins w:id="1421" w:author="Patrick Ames" w:date="2020-11-09T08:40:00Z">
        <w:r w:rsidR="00C2484D">
          <w:t xml:space="preserve">a physical </w:t>
        </w:r>
      </w:ins>
      <w:r>
        <w:t>function driver</w:t>
      </w:r>
      <w:ins w:id="1422" w:author="Patrick Ames" w:date="2020-11-09T08:40:00Z">
        <w:r w:rsidR="00C2484D">
          <w:t>,</w:t>
        </w:r>
      </w:ins>
      <w:r>
        <w:t xml:space="preserve"> which is vendor specific</w:t>
      </w:r>
      <w:ins w:id="1423" w:author="Patrick Ames" w:date="2020-11-09T08:40:00Z">
        <w:r w:rsidR="00C2484D">
          <w:t>,</w:t>
        </w:r>
      </w:ins>
      <w:r>
        <w:t xml:space="preserve"> is used to manage the virtual function creation on the physical NIC. This driver is used by a </w:t>
      </w:r>
      <w:del w:id="1424" w:author="Patrick Ames" w:date="2020-11-09T08:40:00Z">
        <w:r w:rsidDel="00C2484D">
          <w:delText>Virtual Machine Manager</w:delText>
        </w:r>
      </w:del>
      <w:ins w:id="1425" w:author="Patrick Ames" w:date="2020-11-09T08:40:00Z">
        <w:r w:rsidR="00C2484D">
          <w:t>VMM</w:t>
        </w:r>
      </w:ins>
      <w:r>
        <w:t xml:space="preserve"> (like libvirt) to create the virtual function before the virtual instance is spawned</w:t>
      </w:r>
      <w:ins w:id="1426" w:author="Patrick Ames" w:date="2020-11-09T08:40:00Z">
        <w:r w:rsidR="00C2484D">
          <w:t>, see Figure 2.3</w:t>
        </w:r>
      </w:ins>
      <w:ins w:id="1427" w:author="Patrick Ames" w:date="2020-11-09T08:41:00Z">
        <w:r w:rsidR="00C2484D">
          <w:t>7.</w:t>
        </w:r>
      </w:ins>
      <w:del w:id="1428" w:author="Patrick Ames" w:date="2020-11-09T08:40:00Z">
        <w:r w:rsidDel="00C2484D">
          <w:delText>.</w:delText>
        </w:r>
      </w:del>
    </w:p>
    <w:p w14:paraId="307FA6D3" w14:textId="379B4741" w:rsidR="00AB4DE0" w:rsidRDefault="00AB4DE0" w:rsidP="004E1954">
      <w:pPr>
        <w:pStyle w:val="BodyText"/>
        <w:rPr>
          <w:ins w:id="1429" w:author="Patrick Ames" w:date="2020-11-09T08:40:00Z"/>
        </w:rPr>
      </w:pPr>
      <w:r>
        <w:rPr>
          <w:noProof/>
        </w:rPr>
        <w:drawing>
          <wp:inline distT="0" distB="0" distL="0" distR="0" wp14:anchorId="0E67687A" wp14:editId="301FCFF0">
            <wp:extent cx="5334000" cy="6039256"/>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4.emf"/>
                    <pic:cNvPicPr>
                      <a:picLocks noChangeAspect="1" noChangeArrowheads="1"/>
                    </pic:cNvPicPr>
                  </pic:nvPicPr>
                  <pic:blipFill>
                    <a:blip r:embed="rId61"/>
                    <a:stretch>
                      <a:fillRect/>
                    </a:stretch>
                  </pic:blipFill>
                  <pic:spPr bwMode="auto">
                    <a:xfrm>
                      <a:off x="0" y="0"/>
                      <a:ext cx="5334000" cy="6039256"/>
                    </a:xfrm>
                    <a:prstGeom prst="rect">
                      <a:avLst/>
                    </a:prstGeom>
                    <a:noFill/>
                    <a:ln w="9525">
                      <a:noFill/>
                      <a:headEnd/>
                      <a:tailEnd/>
                    </a:ln>
                  </pic:spPr>
                </pic:pic>
              </a:graphicData>
            </a:graphic>
          </wp:inline>
        </w:drawing>
      </w:r>
    </w:p>
    <w:p w14:paraId="0F163037" w14:textId="697B30C2" w:rsidR="00C2484D" w:rsidRDefault="00C2484D" w:rsidP="00C2484D">
      <w:pPr>
        <w:pStyle w:val="BodyText"/>
        <w:rPr>
          <w:ins w:id="1430" w:author="Patrick Ames" w:date="2020-11-09T08:40:00Z"/>
        </w:rPr>
      </w:pPr>
      <w:ins w:id="1431" w:author="Patrick Ames" w:date="2020-11-09T08:40:00Z">
        <w:r>
          <w:t>Figure 2.37</w:t>
        </w:r>
        <w:r>
          <w:tab/>
        </w:r>
      </w:ins>
      <w:ins w:id="1432" w:author="Patrick Ames" w:date="2020-11-09T08:41:00Z">
        <w:r>
          <w:t>creating the virtual function before the virtual instance is spawned</w:t>
        </w:r>
      </w:ins>
    </w:p>
    <w:p w14:paraId="5B094E85" w14:textId="37880BDB" w:rsidR="00C2484D" w:rsidDel="00C2484D" w:rsidRDefault="00C2484D" w:rsidP="004E1954">
      <w:pPr>
        <w:pStyle w:val="BodyText"/>
        <w:rPr>
          <w:del w:id="1433" w:author="Patrick Ames" w:date="2020-11-09T08:41:00Z"/>
        </w:rPr>
      </w:pPr>
      <w:ins w:id="1434" w:author="Patrick Ames" w:date="2020-11-09T08:41:00Z">
        <w:r>
          <w:t xml:space="preserve">In Figure 2.37, </w:t>
        </w:r>
      </w:ins>
    </w:p>
    <w:p w14:paraId="2C2FAE84" w14:textId="5420ED1D" w:rsidR="00AB4DE0" w:rsidRDefault="00AB4DE0" w:rsidP="00C2484D">
      <w:pPr>
        <w:pStyle w:val="BodyText"/>
      </w:pPr>
      <w:del w:id="1435" w:author="Patrick Ames" w:date="2020-11-09T08:41:00Z">
        <w:r w:rsidDel="00C2484D">
          <w:delText>P</w:delText>
        </w:r>
      </w:del>
      <w:ins w:id="1436" w:author="Patrick Ames" w:date="2020-11-09T08:41:00Z">
        <w:r w:rsidR="00C2484D">
          <w:t>p</w:t>
        </w:r>
      </w:ins>
      <w:r>
        <w:t>hysical incoming packets are directly copied in guest memory without involving the host server. SR-IOV only allow</w:t>
      </w:r>
      <w:ins w:id="1437" w:author="Patrick Ames" w:date="2020-11-09T08:41:00Z">
        <w:r w:rsidR="00C2484D">
          <w:t>s</w:t>
        </w:r>
      </w:ins>
      <w:r>
        <w:t xml:space="preserve"> to share a physical NIC between several guests but does not change the packet processing path provided by PCI passthrough.</w:t>
      </w:r>
    </w:p>
    <w:p w14:paraId="3C46CAD5" w14:textId="73160956" w:rsidR="00AB4DE0" w:rsidRDefault="00AB4DE0" w:rsidP="004E1954">
      <w:pPr>
        <w:pStyle w:val="Heading2"/>
      </w:pPr>
      <w:bookmarkStart w:id="1438" w:name="X126d3060dfd27e8b5053e9c26c5ba155f62d65d"/>
      <w:bookmarkStart w:id="1439" w:name="_Toc54881596"/>
      <w:del w:id="1440" w:author="Patrick Ames" w:date="2020-11-09T08:42:00Z">
        <w:r w:rsidDel="00C2484D">
          <w:delText>VirtIO</w:delText>
        </w:r>
      </w:del>
      <w:ins w:id="1441" w:author="Patrick Ames" w:date="2020-11-09T08:42:00Z">
        <w:r w:rsidR="00C2484D">
          <w:t>Virtio-</w:t>
        </w:r>
      </w:ins>
      <w:del w:id="1442" w:author="Patrick Ames" w:date="2020-11-09T08:42:00Z">
        <w:r w:rsidDel="00C2484D">
          <w:delText xml:space="preserve"> </w:delText>
        </w:r>
      </w:del>
      <w:r>
        <w:t xml:space="preserve">assisted Hardware </w:t>
      </w:r>
      <w:del w:id="1443" w:author="Patrick Ames" w:date="2020-11-09T08:42:00Z">
        <w:r w:rsidDel="00C2484D">
          <w:delText>acceleration</w:delText>
        </w:r>
      </w:del>
      <w:bookmarkEnd w:id="1438"/>
      <w:bookmarkEnd w:id="1439"/>
      <w:ins w:id="1444" w:author="Patrick Ames" w:date="2020-11-09T08:42:00Z">
        <w:r w:rsidR="00C2484D">
          <w:t>Acceleration</w:t>
        </w:r>
      </w:ins>
    </w:p>
    <w:p w14:paraId="02E00ECC" w14:textId="00389800" w:rsidR="00AB4DE0" w:rsidDel="002708CC" w:rsidRDefault="00AB4DE0" w:rsidP="004E1954">
      <w:pPr>
        <w:pStyle w:val="FirstParagraph"/>
        <w:rPr>
          <w:del w:id="1445" w:author="Patrick Ames" w:date="2020-11-09T08:43:00Z"/>
        </w:rPr>
      </w:pPr>
      <w:r>
        <w:t xml:space="preserve">With DPDK and </w:t>
      </w:r>
      <w:del w:id="1446" w:author="Patrick Ames" w:date="2020-11-09T08:43:00Z">
        <w:r w:rsidDel="002708CC">
          <w:delText xml:space="preserve">VirtIO </w:delText>
        </w:r>
      </w:del>
      <w:ins w:id="1447" w:author="Patrick Ames" w:date="2020-11-09T08:43:00Z">
        <w:r w:rsidR="002708CC">
          <w:t xml:space="preserve">Virtio </w:t>
        </w:r>
      </w:ins>
      <w:r>
        <w:t xml:space="preserve">we have a technology that is allowing to get network virtualization at a high speed. This is a key technology for </w:t>
      </w:r>
      <w:ins w:id="1448" w:author="Patrick Ames" w:date="2020-11-09T08:43:00Z">
        <w:r w:rsidR="002708CC">
          <w:t xml:space="preserve">the </w:t>
        </w:r>
      </w:ins>
      <w:r>
        <w:t>SDN data</w:t>
      </w:r>
      <w:ins w:id="1449" w:author="Patrick Ames" w:date="2020-11-09T08:43:00Z">
        <w:r w:rsidR="002708CC">
          <w:t xml:space="preserve"> </w:t>
        </w:r>
      </w:ins>
      <w:r>
        <w:t>plane.</w:t>
      </w:r>
      <w:ins w:id="1450" w:author="Patrick Ames" w:date="2020-11-09T08:43:00Z">
        <w:r w:rsidR="002708CC">
          <w:t xml:space="preserve"> </w:t>
        </w:r>
      </w:ins>
    </w:p>
    <w:p w14:paraId="68A44B2C" w14:textId="0912D208" w:rsidR="00AB4DE0" w:rsidRDefault="00AB4DE0">
      <w:pPr>
        <w:pStyle w:val="FirstParagraph"/>
        <w:pPrChange w:id="1451" w:author="Patrick Ames" w:date="2020-11-09T08:43:00Z">
          <w:pPr>
            <w:pStyle w:val="BodyText"/>
          </w:pPr>
        </w:pPrChange>
      </w:pPr>
      <w:r>
        <w:t>But this packet processing model has still some drawbacks</w:t>
      </w:r>
      <w:ins w:id="1452" w:author="Patrick Ames" w:date="2020-11-09T08:43:00Z">
        <w:r w:rsidR="002708CC">
          <w:t>, mainly</w:t>
        </w:r>
      </w:ins>
      <w:r>
        <w:t>:</w:t>
      </w:r>
    </w:p>
    <w:p w14:paraId="01E4D77E" w14:textId="3D861C6F" w:rsidR="00AB4DE0" w:rsidRDefault="00AB4DE0" w:rsidP="004E1954">
      <w:pPr>
        <w:numPr>
          <w:ilvl w:val="0"/>
          <w:numId w:val="2"/>
        </w:numPr>
      </w:pPr>
      <w:r>
        <w:t xml:space="preserve">DPDK </w:t>
      </w:r>
      <w:del w:id="1453" w:author="Patrick Ames" w:date="2020-11-09T08:44:00Z">
        <w:r w:rsidDel="002708CC">
          <w:delText xml:space="preserve">is </w:delText>
        </w:r>
      </w:del>
      <w:r>
        <w:t>requir</w:t>
      </w:r>
      <w:del w:id="1454" w:author="Patrick Ames" w:date="2020-11-09T08:44:00Z">
        <w:r w:rsidDel="002708CC">
          <w:delText>ing</w:delText>
        </w:r>
      </w:del>
      <w:ins w:id="1455" w:author="Patrick Ames" w:date="2020-11-09T08:44:00Z">
        <w:r w:rsidR="002708CC">
          <w:t>es</w:t>
        </w:r>
      </w:ins>
      <w:r>
        <w:t xml:space="preserve"> isolating some host CPUs for its exclusive </w:t>
      </w:r>
      <w:del w:id="1456" w:author="Patrick Ames" w:date="2020-11-09T08:44:00Z">
        <w:r w:rsidDel="002708CC">
          <w:delText>need</w:delText>
        </w:r>
      </w:del>
      <w:ins w:id="1457" w:author="Patrick Ames" w:date="2020-11-09T08:44:00Z">
        <w:r w:rsidR="002708CC">
          <w:t>use</w:t>
        </w:r>
      </w:ins>
      <w:del w:id="1458" w:author="Patrick Ames" w:date="2020-11-09T08:44:00Z">
        <w:r w:rsidDel="002708CC">
          <w:delText>. These is some</w:delText>
        </w:r>
      </w:del>
      <w:ins w:id="1459" w:author="Patrick Ames" w:date="2020-11-09T08:44:00Z">
        <w:r w:rsidR="002708CC">
          <w:t>, meaning</w:t>
        </w:r>
      </w:ins>
      <w:r>
        <w:t xml:space="preserve"> less CPU resources for the user application</w:t>
      </w:r>
      <w:ins w:id="1460" w:author="Patrick Ames" w:date="2020-11-09T08:44:00Z">
        <w:r w:rsidR="002708CC">
          <w:t>.</w:t>
        </w:r>
      </w:ins>
    </w:p>
    <w:p w14:paraId="432BB498" w14:textId="1D2B7671" w:rsidR="00AB4DE0" w:rsidRDefault="00AB4DE0" w:rsidP="004E1954">
      <w:pPr>
        <w:numPr>
          <w:ilvl w:val="0"/>
          <w:numId w:val="2"/>
        </w:numPr>
      </w:pPr>
      <w:r>
        <w:t>Compute CPU</w:t>
      </w:r>
      <w:ins w:id="1461" w:author="Patrick Ames" w:date="2020-11-09T08:44:00Z">
        <w:r w:rsidR="002708CC">
          <w:t>s</w:t>
        </w:r>
      </w:ins>
      <w:r>
        <w:t xml:space="preserve"> are generic and are not optimized for packet processing. DPDK is requiring lots of CPU usage to provide </w:t>
      </w:r>
      <w:del w:id="1462" w:author="Patrick Ames" w:date="2020-11-09T08:44:00Z">
        <w:r w:rsidDel="002708CC">
          <w:delText xml:space="preserve">a </w:delText>
        </w:r>
      </w:del>
      <w:r>
        <w:t>both f</w:t>
      </w:r>
      <w:ins w:id="1463" w:author="Patrick Ames" w:date="2020-11-09T08:44:00Z">
        <w:r w:rsidR="002708CC">
          <w:t xml:space="preserve">a </w:t>
        </w:r>
      </w:ins>
      <w:r>
        <w:t xml:space="preserve">eature rich and </w:t>
      </w:r>
      <w:del w:id="1464" w:author="Patrick Ames" w:date="2020-11-09T08:44:00Z">
        <w:r w:rsidDel="002708CC">
          <w:delText xml:space="preserve">performant </w:delText>
        </w:r>
      </w:del>
      <w:ins w:id="1465" w:author="Patrick Ames" w:date="2020-11-09T08:44:00Z">
        <w:r w:rsidR="002708CC">
          <w:t xml:space="preserve">performance </w:t>
        </w:r>
      </w:ins>
      <w:r>
        <w:t>virtual network (host compute for DPDK vrouter/vswich application and on guest VM</w:t>
      </w:r>
      <w:ins w:id="1466" w:author="Patrick Ames" w:date="2020-11-09T08:45:00Z">
        <w:r w:rsidR="002708CC">
          <w:t>s</w:t>
        </w:r>
      </w:ins>
      <w:r>
        <w:t xml:space="preserve"> for DPDK end-user application</w:t>
      </w:r>
      <w:ins w:id="1467" w:author="Patrick Ames" w:date="2020-11-09T08:45:00Z">
        <w:r w:rsidR="002708CC">
          <w:t>s)</w:t>
        </w:r>
      </w:ins>
      <w:r>
        <w:t>.</w:t>
      </w:r>
    </w:p>
    <w:p w14:paraId="7EBC116B" w14:textId="2DEB5BE5" w:rsidR="00AB4DE0" w:rsidRDefault="00AB4DE0" w:rsidP="004E1954">
      <w:pPr>
        <w:pStyle w:val="FirstParagraph"/>
      </w:pPr>
      <w:r>
        <w:t xml:space="preserve">SR-IOV </w:t>
      </w:r>
      <w:del w:id="1468" w:author="Patrick Ames" w:date="2020-11-09T08:45:00Z">
        <w:r w:rsidDel="002708CC">
          <w:delText>is bringing</w:delText>
        </w:r>
      </w:del>
      <w:ins w:id="1469" w:author="Patrick Ames" w:date="2020-11-09T08:45:00Z">
        <w:r w:rsidR="002708CC">
          <w:t>adds</w:t>
        </w:r>
      </w:ins>
      <w:r>
        <w:t xml:space="preserve"> performance but it’s use is limited in SDN application</w:t>
      </w:r>
      <w:ins w:id="1470" w:author="Patrick Ames" w:date="2020-11-09T08:45:00Z">
        <w:r w:rsidR="002708CC">
          <w:t>s</w:t>
        </w:r>
      </w:ins>
      <w:r>
        <w:t xml:space="preserve"> due to it</w:t>
      </w:r>
      <w:del w:id="1471" w:author="Patrick Ames" w:date="2020-11-09T08:45:00Z">
        <w:r w:rsidDel="002708CC">
          <w:delText>’</w:delText>
        </w:r>
      </w:del>
      <w:r>
        <w:t>s direct path between g</w:t>
      </w:r>
      <w:ins w:id="1472" w:author="Patrick Ames" w:date="2020-11-09T08:45:00Z">
        <w:r w:rsidR="002708CC">
          <w:t xml:space="preserve">the </w:t>
        </w:r>
      </w:ins>
      <w:r>
        <w:t>uest VM and the NIC hardware</w:t>
      </w:r>
      <w:del w:id="1473" w:author="Patrick Ames" w:date="2020-11-09T08:46:00Z">
        <w:r w:rsidDel="002708CC">
          <w:delText xml:space="preserve"> which </w:delText>
        </w:r>
      </w:del>
      <w:ins w:id="1474" w:author="Patrick Ames" w:date="2020-11-09T08:46:00Z">
        <w:r w:rsidR="002708CC">
          <w:t xml:space="preserve"> that </w:t>
        </w:r>
      </w:ins>
      <w:r>
        <w:t>bypass</w:t>
      </w:r>
      <w:ins w:id="1475" w:author="Patrick Ames" w:date="2020-11-09T08:45:00Z">
        <w:r w:rsidR="002708CC">
          <w:t>es</w:t>
        </w:r>
      </w:ins>
      <w:r>
        <w:t xml:space="preserve"> the host operating system in which </w:t>
      </w:r>
      <w:ins w:id="1476" w:author="Patrick Ames" w:date="2020-11-09T08:46:00Z">
        <w:r w:rsidR="002708CC">
          <w:t xml:space="preserve">the </w:t>
        </w:r>
      </w:ins>
      <w:r>
        <w:t xml:space="preserve">SDN network function </w:t>
      </w:r>
      <w:del w:id="1477" w:author="Patrick Ames" w:date="2020-11-09T08:46:00Z">
        <w:r w:rsidDel="002708CC">
          <w:delText xml:space="preserve">are </w:delText>
        </w:r>
      </w:del>
      <w:ins w:id="1478" w:author="Patrick Ames" w:date="2020-11-09T08:46:00Z">
        <w:r w:rsidR="002708CC">
          <w:t xml:space="preserve">is </w:t>
        </w:r>
      </w:ins>
      <w:r>
        <w:t>running (vswitch and vrouter).</w:t>
      </w:r>
    </w:p>
    <w:p w14:paraId="0FF543CA" w14:textId="6DE4146D" w:rsidR="00AB4DE0" w:rsidRDefault="00AB4DE0" w:rsidP="004E1954">
      <w:pPr>
        <w:pStyle w:val="BodyText"/>
      </w:pPr>
      <w:r>
        <w:t xml:space="preserve">In </w:t>
      </w:r>
      <w:ins w:id="1479" w:author="Patrick Ames" w:date="2020-11-09T08:46:00Z">
        <w:r w:rsidR="002708CC">
          <w:t xml:space="preserve">the </w:t>
        </w:r>
      </w:ins>
      <w:r>
        <w:t xml:space="preserve">coming sections, we </w:t>
      </w:r>
      <w:del w:id="1480" w:author="Patrick Ames" w:date="2020-11-09T08:46:00Z">
        <w:r w:rsidDel="002708CC">
          <w:delText>are describing</w:delText>
        </w:r>
      </w:del>
      <w:ins w:id="1481" w:author="Patrick Ames" w:date="2020-11-09T08:46:00Z">
        <w:r w:rsidR="002708CC">
          <w:t>will describe</w:t>
        </w:r>
      </w:ins>
      <w:r>
        <w:t xml:space="preserve"> some </w:t>
      </w:r>
      <w:del w:id="1482" w:author="Patrick Ames" w:date="2020-11-09T08:46:00Z">
        <w:r w:rsidDel="002708CC">
          <w:delText xml:space="preserve">evolution </w:delText>
        </w:r>
      </w:del>
      <w:ins w:id="1483" w:author="Patrick Ames" w:date="2020-11-09T08:46:00Z">
        <w:r w:rsidR="002708CC">
          <w:t xml:space="preserve">evolving features </w:t>
        </w:r>
      </w:ins>
      <w:r>
        <w:t xml:space="preserve">on both </w:t>
      </w:r>
      <w:ins w:id="1484" w:author="Patrick Ames" w:date="2020-11-09T08:46:00Z">
        <w:r w:rsidR="002708CC">
          <w:t xml:space="preserve">the </w:t>
        </w:r>
      </w:ins>
      <w:del w:id="1485" w:author="Patrick Ames" w:date="2020-11-09T08:46:00Z">
        <w:r w:rsidDel="002708CC">
          <w:delText xml:space="preserve">VirtIO </w:delText>
        </w:r>
      </w:del>
      <w:ins w:id="1486" w:author="Patrick Ames" w:date="2020-11-09T08:46:00Z">
        <w:r w:rsidR="002708CC">
          <w:t xml:space="preserve">Virtio </w:t>
        </w:r>
      </w:ins>
      <w:r>
        <w:t xml:space="preserve">and direct device assignment </w:t>
      </w:r>
      <w:del w:id="1487" w:author="Patrick Ames" w:date="2020-11-09T08:46:00Z">
        <w:r w:rsidDel="002708CC">
          <w:delText xml:space="preserve">in order </w:delText>
        </w:r>
      </w:del>
      <w:r>
        <w:t>to provide a solution that:</w:t>
      </w:r>
    </w:p>
    <w:p w14:paraId="4F36510F" w14:textId="77777777" w:rsidR="00AB4DE0" w:rsidRDefault="00AB4DE0" w:rsidP="004E1954">
      <w:pPr>
        <w:numPr>
          <w:ilvl w:val="0"/>
          <w:numId w:val="2"/>
        </w:numPr>
      </w:pPr>
      <w:r>
        <w:t>is running in user space, like proposed by DPDK</w:t>
      </w:r>
    </w:p>
    <w:p w14:paraId="71D07A86" w14:textId="033CFCC1" w:rsidR="00AB4DE0" w:rsidRDefault="00AB4DE0" w:rsidP="004E1954">
      <w:pPr>
        <w:numPr>
          <w:ilvl w:val="0"/>
          <w:numId w:val="2"/>
        </w:numPr>
      </w:pPr>
      <w:r>
        <w:t xml:space="preserve">with </w:t>
      </w:r>
      <w:ins w:id="1488" w:author="Patrick Ames" w:date="2020-11-09T08:47:00Z">
        <w:r w:rsidR="002708CC">
          <w:t xml:space="preserve">good </w:t>
        </w:r>
      </w:ins>
      <w:r>
        <w:t xml:space="preserve">hardware performance, like </w:t>
      </w:r>
      <w:ins w:id="1489" w:author="Patrick Ames" w:date="2020-11-09T08:47:00Z">
        <w:r w:rsidR="002708CC">
          <w:t xml:space="preserve">that </w:t>
        </w:r>
      </w:ins>
      <w:r>
        <w:t>proposed by SRIOV and direct physical device assignment</w:t>
      </w:r>
    </w:p>
    <w:p w14:paraId="65F94ADB" w14:textId="6EBF073A" w:rsidR="00AB4DE0" w:rsidRDefault="00AB4DE0" w:rsidP="004E1954">
      <w:pPr>
        <w:numPr>
          <w:ilvl w:val="0"/>
          <w:numId w:val="2"/>
        </w:numPr>
      </w:pPr>
      <w:del w:id="1490" w:author="Patrick Ames" w:date="2020-11-09T08:47:00Z">
        <w:r w:rsidDel="002708CC">
          <w:delText>features rich to</w:delText>
        </w:r>
      </w:del>
      <w:ins w:id="1491" w:author="Patrick Ames" w:date="2020-11-09T08:47:00Z">
        <w:r w:rsidR="002708CC">
          <w:t>can</w:t>
        </w:r>
      </w:ins>
      <w:r>
        <w:t xml:space="preserve"> be used in SDN, like </w:t>
      </w:r>
      <w:ins w:id="1492" w:author="Patrick Ames" w:date="2020-11-09T08:47:00Z">
        <w:r w:rsidR="002708CC">
          <w:t>that</w:t>
        </w:r>
      </w:ins>
      <w:ins w:id="1493" w:author="Patrick Ames" w:date="2020-11-09T08:48:00Z">
        <w:r w:rsidR="002708CC">
          <w:t xml:space="preserve"> n</w:t>
        </w:r>
      </w:ins>
      <w:r>
        <w:t xml:space="preserve">proposed by </w:t>
      </w:r>
      <w:del w:id="1494" w:author="Patrick Ames" w:date="2020-11-09T08:47:00Z">
        <w:r w:rsidDel="002708CC">
          <w:delText xml:space="preserve">VirtIO </w:delText>
        </w:r>
      </w:del>
      <w:ins w:id="1495" w:author="Patrick Ames" w:date="2020-11-09T08:47:00Z">
        <w:r w:rsidR="002708CC">
          <w:t xml:space="preserve">Virtio </w:t>
        </w:r>
      </w:ins>
      <w:r>
        <w:t>software solution.</w:t>
      </w:r>
    </w:p>
    <w:p w14:paraId="27B9AE38" w14:textId="7B8E8DEC" w:rsidR="00AB4DE0" w:rsidRDefault="00AB4DE0" w:rsidP="004E1954">
      <w:pPr>
        <w:pStyle w:val="Heading3"/>
      </w:pPr>
      <w:bookmarkStart w:id="1496" w:name="X03514527022a48dddd82dcfbb540e4d365aae47"/>
      <w:bookmarkStart w:id="1497" w:name="_Toc54881597"/>
      <w:r>
        <w:t xml:space="preserve">Virtio </w:t>
      </w:r>
      <w:del w:id="1498" w:author="Patrick Ames" w:date="2020-11-09T08:48:00Z">
        <w:r w:rsidDel="002708CC">
          <w:delText xml:space="preserve">full </w:delText>
        </w:r>
      </w:del>
      <w:ins w:id="1499" w:author="Patrick Ames" w:date="2020-11-09T08:48:00Z">
        <w:r w:rsidR="002708CC">
          <w:t xml:space="preserve">Full </w:t>
        </w:r>
      </w:ins>
      <w:del w:id="1500" w:author="Patrick Ames" w:date="2020-11-09T08:48:00Z">
        <w:r w:rsidDel="002708CC">
          <w:delText>offloading</w:delText>
        </w:r>
      </w:del>
      <w:bookmarkEnd w:id="1496"/>
      <w:bookmarkEnd w:id="1497"/>
      <w:ins w:id="1501" w:author="Patrick Ames" w:date="2020-11-09T08:48:00Z">
        <w:r w:rsidR="002708CC">
          <w:t>Offloading</w:t>
        </w:r>
      </w:ins>
    </w:p>
    <w:p w14:paraId="195D5B16" w14:textId="3D62ECE5" w:rsidR="00AB4DE0" w:rsidRDefault="00AB4DE0" w:rsidP="004E1954">
      <w:pPr>
        <w:pStyle w:val="FirstParagraph"/>
      </w:pPr>
      <w:r>
        <w:t xml:space="preserve">With </w:t>
      </w:r>
      <w:del w:id="1502" w:author="Patrick Ames" w:date="2020-11-09T08:48:00Z">
        <w:r w:rsidDel="002708CC">
          <w:delText xml:space="preserve">virtio </w:delText>
        </w:r>
      </w:del>
      <w:ins w:id="1503" w:author="Patrick Ames" w:date="2020-11-09T08:48:00Z">
        <w:r w:rsidR="002708CC">
          <w:t xml:space="preserve">Virtio </w:t>
        </w:r>
      </w:ins>
      <w:r>
        <w:t xml:space="preserve">full hardware offloading, both the </w:t>
      </w:r>
      <w:ins w:id="1504" w:author="Patrick Ames" w:date="2020-11-09T08:48:00Z">
        <w:r w:rsidR="002708CC">
          <w:t xml:space="preserve">Virtio </w:t>
        </w:r>
      </w:ins>
      <w:del w:id="1505" w:author="Patrick Ames" w:date="2020-11-09T08:48:00Z">
        <w:r w:rsidDel="002708CC">
          <w:delText xml:space="preserve">virtio </w:delText>
        </w:r>
      </w:del>
      <w:r>
        <w:t xml:space="preserve">data plane and </w:t>
      </w:r>
      <w:ins w:id="1506" w:author="Patrick Ames" w:date="2020-11-09T08:48:00Z">
        <w:r w:rsidR="002708CC">
          <w:t xml:space="preserve">Virtio </w:t>
        </w:r>
      </w:ins>
      <w:del w:id="1507" w:author="Patrick Ames" w:date="2020-11-09T08:48:00Z">
        <w:r w:rsidDel="002708CC">
          <w:delText xml:space="preserve">virtio </w:delText>
        </w:r>
      </w:del>
      <w:r>
        <w:t>control plane are offloaded to the NIC hardware. The physical NIC must support:</w:t>
      </w:r>
    </w:p>
    <w:p w14:paraId="2D7C0C12" w14:textId="4B7CA3F0" w:rsidR="00AB4DE0" w:rsidRDefault="00AB4DE0" w:rsidP="004E1954">
      <w:pPr>
        <w:numPr>
          <w:ilvl w:val="0"/>
          <w:numId w:val="2"/>
        </w:numPr>
      </w:pPr>
      <w:r>
        <w:t xml:space="preserve">the </w:t>
      </w:r>
      <w:ins w:id="1508" w:author="Patrick Ames" w:date="2020-11-09T08:48:00Z">
        <w:r w:rsidR="002708CC">
          <w:t xml:space="preserve">Virtio </w:t>
        </w:r>
      </w:ins>
      <w:del w:id="1509" w:author="Patrick Ames" w:date="2020-11-09T08:48:00Z">
        <w:r w:rsidDel="002708CC">
          <w:delText xml:space="preserve">virtio </w:delText>
        </w:r>
      </w:del>
      <w:r>
        <w:t>control specification: discovery, feature negotiation, establishing/terminating the data plane.</w:t>
      </w:r>
    </w:p>
    <w:p w14:paraId="0AE7E768" w14:textId="4DA90294" w:rsidR="00AB4DE0" w:rsidRDefault="00AB4DE0" w:rsidP="004E1954">
      <w:pPr>
        <w:numPr>
          <w:ilvl w:val="0"/>
          <w:numId w:val="2"/>
        </w:numPr>
      </w:pPr>
      <w:r>
        <w:t xml:space="preserve">the </w:t>
      </w:r>
      <w:ins w:id="1510" w:author="Patrick Ames" w:date="2020-11-09T08:48:00Z">
        <w:r w:rsidR="002708CC">
          <w:t xml:space="preserve">Virtio </w:t>
        </w:r>
      </w:ins>
      <w:del w:id="1511" w:author="Patrick Ames" w:date="2020-11-09T08:48:00Z">
        <w:r w:rsidDel="002708CC">
          <w:delText xml:space="preserve">virtio </w:delText>
        </w:r>
      </w:del>
      <w:r>
        <w:t>data</w:t>
      </w:r>
      <w:ins w:id="1512" w:author="Patrick Ames" w:date="2020-11-09T08:48:00Z">
        <w:r w:rsidR="002708CC">
          <w:t xml:space="preserve"> </w:t>
        </w:r>
      </w:ins>
      <w:r>
        <w:t xml:space="preserve">plane specification: </w:t>
      </w:r>
      <w:ins w:id="1513" w:author="Patrick Ames" w:date="2020-11-09T08:48:00Z">
        <w:r w:rsidR="002708CC">
          <w:t xml:space="preserve">Virtio </w:t>
        </w:r>
      </w:ins>
      <w:del w:id="1514" w:author="Patrick Ames" w:date="2020-11-09T08:48:00Z">
        <w:r w:rsidDel="002708CC">
          <w:delText xml:space="preserve">virtio </w:delText>
        </w:r>
      </w:del>
      <w:r>
        <w:t>ring layout.</w:t>
      </w:r>
    </w:p>
    <w:p w14:paraId="7DA54497" w14:textId="70EF6424" w:rsidR="00AB4DE0" w:rsidRDefault="00AB4DE0" w:rsidP="004E1954">
      <w:pPr>
        <w:pStyle w:val="FirstParagraph"/>
      </w:pPr>
      <w:r>
        <w:t xml:space="preserve">Hence once the guest memory is mapped with the NIC using </w:t>
      </w:r>
      <w:ins w:id="1515" w:author="Patrick Ames" w:date="2020-11-09T08:48:00Z">
        <w:r w:rsidR="002708CC">
          <w:t xml:space="preserve">Virtio </w:t>
        </w:r>
      </w:ins>
      <w:del w:id="1516" w:author="Patrick Ames" w:date="2020-11-09T08:48:00Z">
        <w:r w:rsidDel="002708CC">
          <w:delText xml:space="preserve">virtio </w:delText>
        </w:r>
      </w:del>
      <w:r>
        <w:t>physical device passthrough, the guest communicates directly with the NIC via PCI without involving any specific drivers in the host kernel.</w:t>
      </w:r>
    </w:p>
    <w:p w14:paraId="48453D75" w14:textId="66CBCB25" w:rsidR="00AB4DE0" w:rsidRDefault="00AB4DE0" w:rsidP="004E1954">
      <w:pPr>
        <w:pStyle w:val="BodyText"/>
      </w:pPr>
      <w:r>
        <w:t xml:space="preserve">Guest VM packet processing is directly performed in NIC hardware </w:t>
      </w:r>
      <w:del w:id="1517" w:author="Patrick Ames" w:date="2020-11-09T08:49:00Z">
        <w:r w:rsidDel="002708CC">
          <w:delText xml:space="preserve">like </w:delText>
        </w:r>
      </w:del>
      <w:r>
        <w:t xml:space="preserve">but presented to the guest instance like a regular </w:t>
      </w:r>
      <w:ins w:id="1518" w:author="Patrick Ames" w:date="2020-11-09T08:48:00Z">
        <w:r w:rsidR="002708CC">
          <w:t>Virtio</w:t>
        </w:r>
      </w:ins>
      <w:ins w:id="1519" w:author="Patrick Ames" w:date="2020-11-09T08:49:00Z">
        <w:r w:rsidR="002708CC">
          <w:t>-</w:t>
        </w:r>
      </w:ins>
      <w:del w:id="1520" w:author="Patrick Ames" w:date="2020-11-09T08:48:00Z">
        <w:r w:rsidDel="002708CC">
          <w:delText xml:space="preserve">virtio </w:delText>
        </w:r>
      </w:del>
      <w:r>
        <w:t xml:space="preserve">emulated interface. Guest VM does not make any difference between a </w:t>
      </w:r>
      <w:ins w:id="1521" w:author="Patrick Ames" w:date="2020-11-09T08:48:00Z">
        <w:r w:rsidR="002708CC">
          <w:t>Virtio</w:t>
        </w:r>
      </w:ins>
      <w:ins w:id="1522" w:author="Patrick Ames" w:date="2020-11-09T08:49:00Z">
        <w:r w:rsidR="002708CC">
          <w:t>-</w:t>
        </w:r>
      </w:ins>
      <w:del w:id="1523" w:author="Patrick Ames" w:date="2020-11-09T08:48:00Z">
        <w:r w:rsidDel="002708CC">
          <w:delText xml:space="preserve">virtio </w:delText>
        </w:r>
      </w:del>
      <w:r>
        <w:t xml:space="preserve">emulated interface and an assigned physical </w:t>
      </w:r>
      <w:ins w:id="1524" w:author="Patrick Ames" w:date="2020-11-09T08:48:00Z">
        <w:r w:rsidR="002708CC">
          <w:t xml:space="preserve">Virtio </w:t>
        </w:r>
      </w:ins>
      <w:del w:id="1525" w:author="Patrick Ames" w:date="2020-11-09T08:48:00Z">
        <w:r w:rsidDel="002708CC">
          <w:delText xml:space="preserve">virtio </w:delText>
        </w:r>
      </w:del>
      <w:r>
        <w:t xml:space="preserve">NIC, as they are exposed with the same </w:t>
      </w:r>
      <w:ins w:id="1526" w:author="Patrick Ames" w:date="2020-11-09T08:49:00Z">
        <w:r w:rsidR="002708CC">
          <w:t xml:space="preserve">Virtio </w:t>
        </w:r>
      </w:ins>
      <w:del w:id="1527" w:author="Patrick Ames" w:date="2020-11-09T08:49:00Z">
        <w:r w:rsidDel="002708CC">
          <w:delText xml:space="preserve">virtio </w:delText>
        </w:r>
      </w:del>
      <w:r>
        <w:t>driver frontend in the guest.</w:t>
      </w:r>
      <w:ins w:id="1528" w:author="Patrick Ames" w:date="2020-11-09T08:49:00Z">
        <w:r w:rsidR="002708CC">
          <w:t xml:space="preserve"> See Figure 2.38.</w:t>
        </w:r>
      </w:ins>
    </w:p>
    <w:p w14:paraId="23537ADC" w14:textId="755B0320" w:rsidR="00AB4DE0" w:rsidRDefault="00AB4DE0" w:rsidP="004E1954">
      <w:pPr>
        <w:pStyle w:val="BodyText"/>
        <w:rPr>
          <w:ins w:id="1529" w:author="Patrick Ames" w:date="2020-11-09T08:50:00Z"/>
        </w:rPr>
      </w:pPr>
      <w:r>
        <w:rPr>
          <w:noProof/>
        </w:rPr>
        <w:drawing>
          <wp:inline distT="0" distB="0" distL="0" distR="0" wp14:anchorId="4F78E5D4" wp14:editId="6C15E655">
            <wp:extent cx="4079131" cy="4243588"/>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5.emf"/>
                    <pic:cNvPicPr>
                      <a:picLocks noChangeAspect="1" noChangeArrowheads="1"/>
                    </pic:cNvPicPr>
                  </pic:nvPicPr>
                  <pic:blipFill>
                    <a:blip r:embed="rId62"/>
                    <a:stretch>
                      <a:fillRect/>
                    </a:stretch>
                  </pic:blipFill>
                  <pic:spPr bwMode="auto">
                    <a:xfrm>
                      <a:off x="0" y="0"/>
                      <a:ext cx="4079131" cy="4243588"/>
                    </a:xfrm>
                    <a:prstGeom prst="rect">
                      <a:avLst/>
                    </a:prstGeom>
                    <a:noFill/>
                    <a:ln w="9525">
                      <a:noFill/>
                      <a:headEnd/>
                      <a:tailEnd/>
                    </a:ln>
                  </pic:spPr>
                </pic:pic>
              </a:graphicData>
            </a:graphic>
          </wp:inline>
        </w:drawing>
      </w:r>
    </w:p>
    <w:p w14:paraId="28A54300" w14:textId="0253C9DD" w:rsidR="002708CC" w:rsidRDefault="002708CC" w:rsidP="002708CC">
      <w:pPr>
        <w:pStyle w:val="BodyText"/>
        <w:rPr>
          <w:ins w:id="1530" w:author="Patrick Ames" w:date="2020-11-09T08:50:00Z"/>
        </w:rPr>
      </w:pPr>
      <w:ins w:id="1531" w:author="Patrick Ames" w:date="2020-11-09T08:50:00Z">
        <w:r>
          <w:t>Figure 2.38</w:t>
        </w:r>
        <w:r>
          <w:tab/>
          <w:t>Virtio full hardware offloading</w:t>
        </w:r>
      </w:ins>
    </w:p>
    <w:p w14:paraId="3F93EAD8" w14:textId="7ACB8C79" w:rsidR="002708CC" w:rsidDel="002708CC" w:rsidRDefault="002708CC" w:rsidP="004E1954">
      <w:pPr>
        <w:pStyle w:val="BodyText"/>
        <w:rPr>
          <w:del w:id="1532" w:author="Patrick Ames" w:date="2020-11-09T08:50:00Z"/>
        </w:rPr>
      </w:pPr>
    </w:p>
    <w:p w14:paraId="48700F96" w14:textId="4E99BBEF" w:rsidR="002708CC" w:rsidRDefault="00AB4DE0" w:rsidP="002708CC">
      <w:pPr>
        <w:pStyle w:val="Heading3"/>
        <w:rPr>
          <w:ins w:id="1533" w:author="Patrick Ames" w:date="2020-11-09T08:50:00Z"/>
        </w:rPr>
      </w:pPr>
      <w:del w:id="1534" w:author="Patrick Ames" w:date="2020-11-09T08:50:00Z">
        <w:r w:rsidDel="002708CC">
          <w:delText xml:space="preserve">virtio </w:delText>
        </w:r>
      </w:del>
      <w:ins w:id="1535" w:author="Patrick Ames" w:date="2020-11-09T08:50:00Z">
        <w:r w:rsidR="002708CC">
          <w:t xml:space="preserve">Virtio </w:t>
        </w:r>
      </w:ins>
      <w:del w:id="1536" w:author="Patrick Ames" w:date="2020-11-09T08:50:00Z">
        <w:r w:rsidDel="002708CC">
          <w:delText xml:space="preserve">device </w:delText>
        </w:r>
      </w:del>
      <w:ins w:id="1537" w:author="Patrick Ames" w:date="2020-11-09T08:50:00Z">
        <w:r w:rsidR="002708CC">
          <w:t xml:space="preserve">Device </w:t>
        </w:r>
      </w:ins>
      <w:del w:id="1538" w:author="Patrick Ames" w:date="2020-11-09T08:50:00Z">
        <w:r w:rsidDel="002708CC">
          <w:delText>passthrough</w:delText>
        </w:r>
      </w:del>
      <w:ins w:id="1539" w:author="Patrick Ames" w:date="2020-11-09T08:50:00Z">
        <w:r w:rsidR="002708CC">
          <w:t>Passthrough</w:t>
        </w:r>
      </w:ins>
    </w:p>
    <w:p w14:paraId="549D1D17" w14:textId="0E12B6ED" w:rsidR="00AB4DE0" w:rsidDel="002708CC" w:rsidRDefault="00AB4DE0" w:rsidP="004E1954">
      <w:pPr>
        <w:pStyle w:val="BodyText"/>
        <w:rPr>
          <w:del w:id="1540" w:author="Patrick Ames" w:date="2020-11-09T08:50:00Z"/>
        </w:rPr>
      </w:pPr>
    </w:p>
    <w:p w14:paraId="2A71ED06" w14:textId="62068405" w:rsidR="00AB4DE0" w:rsidDel="00DF2168" w:rsidRDefault="00AB4DE0" w:rsidP="004E1954">
      <w:pPr>
        <w:pStyle w:val="BodyText"/>
        <w:rPr>
          <w:del w:id="1541" w:author="Patrick Ames" w:date="2020-11-09T08:51:00Z"/>
        </w:rPr>
      </w:pPr>
      <w:r>
        <w:t>Virtio device passthrough can be implemented on</w:t>
      </w:r>
      <w:del w:id="1542" w:author="Patrick Ames" w:date="2020-11-09T08:50:00Z">
        <w:r w:rsidDel="00DF2168">
          <w:delText>to</w:delText>
        </w:r>
      </w:del>
      <w:r>
        <w:t xml:space="preserve"> a NIC which is supporting or not</w:t>
      </w:r>
      <w:ins w:id="1543" w:author="Patrick Ames" w:date="2020-11-09T08:51:00Z">
        <w:r w:rsidR="00DF2168">
          <w:t xml:space="preserve"> supporting</w:t>
        </w:r>
      </w:ins>
      <w:r>
        <w:t xml:space="preserve"> SR-IOV.</w:t>
      </w:r>
      <w:ins w:id="1544" w:author="Patrick Ames" w:date="2020-11-09T08:51:00Z">
        <w:r w:rsidR="00DF2168">
          <w:t xml:space="preserve"> </w:t>
        </w:r>
      </w:ins>
    </w:p>
    <w:p w14:paraId="6F9EC7B5" w14:textId="2056C181" w:rsidR="00AB4DE0" w:rsidRDefault="00AB4DE0" w:rsidP="004E1954">
      <w:pPr>
        <w:pStyle w:val="BodyText"/>
      </w:pPr>
      <w:r>
        <w:t xml:space="preserve">Like other physical device assignment </w:t>
      </w:r>
      <w:del w:id="1545" w:author="Patrick Ames" w:date="2020-11-09T08:51:00Z">
        <w:r w:rsidDel="00DF2168">
          <w:delText xml:space="preserve">technics </w:delText>
        </w:r>
      </w:del>
      <w:ins w:id="1546" w:author="Patrick Ames" w:date="2020-11-09T08:51:00Z">
        <w:r w:rsidR="00DF2168">
          <w:t xml:space="preserve">technology </w:t>
        </w:r>
      </w:ins>
      <w:r>
        <w:t>presented in this book, VFIO and IOMMU are used to present the physical device NIC into the guest VM user space.</w:t>
      </w:r>
    </w:p>
    <w:p w14:paraId="3960645D" w14:textId="3E8BD436" w:rsidR="00AB4DE0" w:rsidRDefault="00AB4DE0" w:rsidP="004E1954">
      <w:pPr>
        <w:pStyle w:val="BodyText"/>
      </w:pPr>
      <w:r>
        <w:t xml:space="preserve">Hence, such a </w:t>
      </w:r>
      <w:ins w:id="1547" w:author="Patrick Ames" w:date="2020-11-09T08:51:00Z">
        <w:r w:rsidR="00DF2168">
          <w:t xml:space="preserve">Virtio </w:t>
        </w:r>
      </w:ins>
      <w:del w:id="1548" w:author="Patrick Ames" w:date="2020-11-09T08:51:00Z">
        <w:r w:rsidDel="00DF2168">
          <w:delText xml:space="preserve">virtio </w:delText>
        </w:r>
      </w:del>
      <w:r>
        <w:t>physical NIC can be used by a DPDK application running in</w:t>
      </w:r>
      <w:del w:id="1549" w:author="Patrick Ames" w:date="2020-11-09T08:51:00Z">
        <w:r w:rsidDel="00DF2168">
          <w:delText>to</w:delText>
        </w:r>
      </w:del>
      <w:r>
        <w:t xml:space="preserve"> a virtual instance. But, like other </w:t>
      </w:r>
      <w:ins w:id="1550" w:author="Patrick Ames" w:date="2020-11-09T08:51:00Z">
        <w:r w:rsidR="00DF2168">
          <w:t xml:space="preserve">Virtio </w:t>
        </w:r>
      </w:ins>
      <w:del w:id="1551" w:author="Patrick Ames" w:date="2020-11-09T08:51:00Z">
        <w:r w:rsidDel="00DF2168">
          <w:delText xml:space="preserve">virtio </w:delText>
        </w:r>
      </w:del>
      <w:r>
        <w:t>device passthrough</w:t>
      </w:r>
      <w:ins w:id="1552" w:author="Patrick Ames" w:date="2020-11-09T08:52:00Z">
        <w:r w:rsidR="00DF2168">
          <w:t>,</w:t>
        </w:r>
      </w:ins>
      <w:r>
        <w:t xml:space="preserve"> </w:t>
      </w:r>
      <w:ins w:id="1553" w:author="Patrick Ames" w:date="2020-11-09T08:52:00Z">
        <w:r w:rsidR="00DF2168">
          <w:t xml:space="preserve">this </w:t>
        </w:r>
      </w:ins>
      <w:r>
        <w:t>has also the same limitations for SDN. As the host operating system is totally by</w:t>
      </w:r>
      <w:ins w:id="1554" w:author="Patrick Ames" w:date="2020-11-09T08:52:00Z">
        <w:r w:rsidR="00DF2168">
          <w:t>-</w:t>
        </w:r>
      </w:ins>
      <w:del w:id="1555" w:author="Patrick Ames" w:date="2020-11-09T08:52:00Z">
        <w:r w:rsidDel="00DF2168">
          <w:delText xml:space="preserve"> </w:delText>
        </w:r>
      </w:del>
      <w:r>
        <w:t xml:space="preserve">passed by this mechanism, </w:t>
      </w:r>
      <w:del w:id="1556" w:author="Patrick Ames" w:date="2020-11-09T08:52:00Z">
        <w:r w:rsidDel="00DF2168">
          <w:delText xml:space="preserve">we </w:delText>
        </w:r>
      </w:del>
      <w:ins w:id="1557" w:author="Patrick Ames" w:date="2020-11-09T08:52:00Z">
        <w:r w:rsidR="00DF2168">
          <w:t xml:space="preserve">you </w:t>
        </w:r>
      </w:ins>
      <w:r>
        <w:t>cannot interconnect instances using such NIC interface</w:t>
      </w:r>
      <w:ins w:id="1558" w:author="Patrick Ames" w:date="2020-11-09T08:52:00Z">
        <w:r w:rsidR="00DF2168">
          <w:t xml:space="preserve">s </w:t>
        </w:r>
      </w:ins>
      <w:del w:id="1559" w:author="Patrick Ames" w:date="2020-11-09T08:52:00Z">
        <w:r w:rsidDel="00DF2168">
          <w:delText xml:space="preserve"> </w:delText>
        </w:r>
      </w:del>
      <w:r>
        <w:t>with a SDN virtual router or switch.</w:t>
      </w:r>
    </w:p>
    <w:p w14:paraId="41F71622" w14:textId="4ACEEB51" w:rsidR="00AB4DE0" w:rsidRDefault="00AB4DE0" w:rsidP="004E1954">
      <w:pPr>
        <w:pStyle w:val="BodyText"/>
      </w:pPr>
      <w:r>
        <w:t xml:space="preserve">The main advantage of Virtio device passthrough is the flexibility it provides for a virtual instance to </w:t>
      </w:r>
      <w:ins w:id="1560" w:author="Patrick Ames" w:date="2020-11-09T08:52:00Z">
        <w:r w:rsidR="00DF2168">
          <w:t xml:space="preserve">transparently </w:t>
        </w:r>
      </w:ins>
      <w:r>
        <w:t xml:space="preserve">use </w:t>
      </w:r>
      <w:del w:id="1561" w:author="Patrick Ames" w:date="2020-11-09T08:52:00Z">
        <w:r w:rsidDel="00DF2168">
          <w:delText xml:space="preserve">transparently </w:delText>
        </w:r>
      </w:del>
      <w:r>
        <w:t xml:space="preserve">either a real physical interface or an emulated one. It offers an </w:t>
      </w:r>
      <w:ins w:id="1562" w:author="Patrick Ames" w:date="2020-11-09T08:52:00Z">
        <w:r w:rsidR="00DF2168">
          <w:t>o</w:t>
        </w:r>
      </w:ins>
      <w:del w:id="1563" w:author="Patrick Ames" w:date="2020-11-09T08:52:00Z">
        <w:r w:rsidDel="00DF2168">
          <w:delText>O</w:delText>
        </w:r>
      </w:del>
      <w:r>
        <w:t xml:space="preserve">pen public specification, which </w:t>
      </w:r>
      <w:del w:id="1564" w:author="Patrick Ames" w:date="2020-11-09T08:53:00Z">
        <w:r w:rsidDel="00DF2168">
          <w:delText xml:space="preserve">provide </w:delText>
        </w:r>
      </w:del>
      <w:ins w:id="1565" w:author="Patrick Ames" w:date="2020-11-09T08:53:00Z">
        <w:r w:rsidR="00DF2168">
          <w:t xml:space="preserve">supports </w:t>
        </w:r>
      </w:ins>
      <w:r>
        <w:t>device</w:t>
      </w:r>
      <w:ins w:id="1566" w:author="Patrick Ames" w:date="2020-11-09T08:53:00Z">
        <w:r w:rsidR="00DF2168">
          <w:t>s</w:t>
        </w:r>
      </w:ins>
      <w:r>
        <w:t xml:space="preserve"> fully independent of any specific vendor.</w:t>
      </w:r>
    </w:p>
    <w:p w14:paraId="3F18E1BB" w14:textId="5E544CE6" w:rsidR="00AB4DE0" w:rsidDel="00DB41D0" w:rsidRDefault="00AB4DE0" w:rsidP="004E1954">
      <w:pPr>
        <w:pStyle w:val="BodyText"/>
        <w:rPr>
          <w:del w:id="1567" w:author="Patrick Ames" w:date="2020-11-09T08:53:00Z"/>
        </w:rPr>
      </w:pPr>
      <w:r>
        <w:t xml:space="preserve">Virtio full HW offloading, can support live migration thanks to </w:t>
      </w:r>
      <w:ins w:id="1568" w:author="Patrick Ames" w:date="2020-11-09T08:51:00Z">
        <w:r w:rsidR="00DF2168">
          <w:t>Virtio</w:t>
        </w:r>
      </w:ins>
      <w:del w:id="1569" w:author="Patrick Ames" w:date="2020-11-09T08:51:00Z">
        <w:r w:rsidDel="00DF2168">
          <w:delText>virtio</w:delText>
        </w:r>
      </w:del>
      <w:r>
        <w:t>, which is not possible to achieve without any specific implementation with SR-IOV.</w:t>
      </w:r>
      <w:ins w:id="1570" w:author="Patrick Ames" w:date="2020-11-09T08:53:00Z">
        <w:r w:rsidR="00DB41D0">
          <w:t xml:space="preserve"> </w:t>
        </w:r>
      </w:ins>
    </w:p>
    <w:p w14:paraId="3898926F" w14:textId="1497323C" w:rsidR="00AB4DE0" w:rsidRDefault="00AB4DE0" w:rsidP="004E1954">
      <w:pPr>
        <w:pStyle w:val="BodyText"/>
      </w:pPr>
      <w:r>
        <w:t xml:space="preserve">But in order to be able to support such a feature, </w:t>
      </w:r>
      <w:ins w:id="1571" w:author="Patrick Ames" w:date="2020-11-09T08:53:00Z">
        <w:r w:rsidR="00DB41D0">
          <w:t xml:space="preserve">the </w:t>
        </w:r>
      </w:ins>
      <w:r>
        <w:t xml:space="preserve">latest </w:t>
      </w:r>
      <w:del w:id="1572" w:author="Patrick Ames" w:date="2020-11-09T08:53:00Z">
        <w:r w:rsidDel="00DB41D0">
          <w:delText xml:space="preserve">virtio </w:delText>
        </w:r>
      </w:del>
      <w:ins w:id="1573" w:author="Patrick Ames" w:date="2020-11-09T08:53:00Z">
        <w:r w:rsidR="00DB41D0">
          <w:t xml:space="preserve">Virtio </w:t>
        </w:r>
      </w:ins>
      <w:r>
        <w:t xml:space="preserve">specifications (1.1 version) must be implemented onto both </w:t>
      </w:r>
      <w:ins w:id="1574" w:author="Patrick Ames" w:date="2020-11-09T08:53:00Z">
        <w:r w:rsidR="00DB41D0">
          <w:t xml:space="preserve">the </w:t>
        </w:r>
      </w:ins>
      <w:r>
        <w:t>QEMU and the NIC hardware used on the cloud infrastructure.</w:t>
      </w:r>
    </w:p>
    <w:p w14:paraId="50367B73" w14:textId="1786C2B6" w:rsidR="00AB4DE0" w:rsidRDefault="00AB4DE0" w:rsidP="004E1954">
      <w:pPr>
        <w:pStyle w:val="BodyText"/>
        <w:rPr>
          <w:ins w:id="1575" w:author="Patrick Ames" w:date="2020-11-09T08:53:00Z"/>
        </w:rPr>
      </w:pPr>
      <w:r>
        <w:rPr>
          <w:noProof/>
        </w:rPr>
        <w:drawing>
          <wp:inline distT="0" distB="0" distL="0" distR="0" wp14:anchorId="1F322F6F" wp14:editId="6352862C">
            <wp:extent cx="5334000" cy="6039256"/>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6.emf"/>
                    <pic:cNvPicPr>
                      <a:picLocks noChangeAspect="1" noChangeArrowheads="1"/>
                    </pic:cNvPicPr>
                  </pic:nvPicPr>
                  <pic:blipFill>
                    <a:blip r:embed="rId63"/>
                    <a:stretch>
                      <a:fillRect/>
                    </a:stretch>
                  </pic:blipFill>
                  <pic:spPr bwMode="auto">
                    <a:xfrm>
                      <a:off x="0" y="0"/>
                      <a:ext cx="5334000" cy="6039256"/>
                    </a:xfrm>
                    <a:prstGeom prst="rect">
                      <a:avLst/>
                    </a:prstGeom>
                    <a:noFill/>
                    <a:ln w="9525">
                      <a:noFill/>
                      <a:headEnd/>
                      <a:tailEnd/>
                    </a:ln>
                  </pic:spPr>
                </pic:pic>
              </a:graphicData>
            </a:graphic>
          </wp:inline>
        </w:drawing>
      </w:r>
    </w:p>
    <w:p w14:paraId="1F2277CD" w14:textId="76C4A653" w:rsidR="00DB41D0" w:rsidRDefault="00DB41D0" w:rsidP="00DB41D0">
      <w:pPr>
        <w:pStyle w:val="BodyText"/>
        <w:rPr>
          <w:ins w:id="1576" w:author="Patrick Ames" w:date="2020-11-09T08:53:00Z"/>
        </w:rPr>
      </w:pPr>
      <w:ins w:id="1577" w:author="Patrick Ames" w:date="2020-11-09T08:53:00Z">
        <w:r>
          <w:t>Figure 2.39</w:t>
        </w:r>
        <w:r>
          <w:tab/>
        </w:r>
      </w:ins>
      <w:ins w:id="1578" w:author="Patrick Ames" w:date="2020-11-09T08:54:00Z">
        <w:r>
          <w:t>Virtio device passthrough</w:t>
        </w:r>
      </w:ins>
    </w:p>
    <w:p w14:paraId="27E88AD3" w14:textId="712DB117" w:rsidR="00DB41D0" w:rsidDel="00DB41D0" w:rsidRDefault="00DB41D0" w:rsidP="004E1954">
      <w:pPr>
        <w:pStyle w:val="BodyText"/>
        <w:rPr>
          <w:del w:id="1579" w:author="Patrick Ames" w:date="2020-11-09T08:54:00Z"/>
        </w:rPr>
      </w:pPr>
    </w:p>
    <w:p w14:paraId="552ABD6C" w14:textId="77777777" w:rsidR="00AB4DE0" w:rsidRDefault="00AB4DE0" w:rsidP="004E1954">
      <w:pPr>
        <w:pStyle w:val="Heading3"/>
      </w:pPr>
      <w:bookmarkStart w:id="1580" w:name="Xe59bc1342ce110642141ced79d2dc6c93c6ec8e"/>
      <w:bookmarkStart w:id="1581" w:name="_Toc54881598"/>
      <w:r>
        <w:t>Virtio Datapath Acceleration</w:t>
      </w:r>
      <w:bookmarkEnd w:id="1580"/>
      <w:bookmarkEnd w:id="1581"/>
    </w:p>
    <w:p w14:paraId="63B1BF7C" w14:textId="11B7F9C4" w:rsidR="00AB4DE0" w:rsidDel="00DB41D0" w:rsidRDefault="00AB4DE0" w:rsidP="004E1954">
      <w:pPr>
        <w:pStyle w:val="FirstParagraph"/>
        <w:rPr>
          <w:del w:id="1582" w:author="Patrick Ames" w:date="2020-11-09T08:54:00Z"/>
        </w:rPr>
      </w:pPr>
      <w:r>
        <w:t xml:space="preserve">Like full hardware offloading, virtual Data </w:t>
      </w:r>
      <w:del w:id="1583" w:author="Patrick Ames" w:date="2020-11-09T08:54:00Z">
        <w:r w:rsidDel="00DB41D0">
          <w:delText xml:space="preserve">Dath </w:delText>
        </w:r>
      </w:del>
      <w:ins w:id="1584" w:author="Patrick Ames" w:date="2020-11-09T08:54:00Z">
        <w:r w:rsidR="00DB41D0">
          <w:t xml:space="preserve">Path </w:t>
        </w:r>
      </w:ins>
      <w:r>
        <w:t>Acceleration (vDPA) aims to</w:t>
      </w:r>
      <w:ins w:id="1585" w:author="Patrick Ames" w:date="2020-11-09T08:54:00Z">
        <w:r w:rsidR="00DB41D0">
          <w:t xml:space="preserve"> </w:t>
        </w:r>
      </w:ins>
      <w:del w:id="1586" w:author="Patrick Ames" w:date="2020-11-09T08:54:00Z">
        <w:r w:rsidDel="00DB41D0">
          <w:delText>:</w:delText>
        </w:r>
      </w:del>
    </w:p>
    <w:p w14:paraId="350BDD6D" w14:textId="23105BA0" w:rsidR="00AB4DE0" w:rsidDel="00DB41D0" w:rsidRDefault="00AB4DE0">
      <w:pPr>
        <w:pStyle w:val="FirstParagraph"/>
        <w:rPr>
          <w:del w:id="1587" w:author="Patrick Ames" w:date="2020-11-09T08:54:00Z"/>
        </w:rPr>
        <w:pPrChange w:id="1588" w:author="Patrick Ames" w:date="2020-11-09T08:54:00Z">
          <w:pPr>
            <w:numPr>
              <w:numId w:val="2"/>
            </w:numPr>
            <w:tabs>
              <w:tab w:val="num" w:pos="0"/>
            </w:tabs>
            <w:ind w:left="480" w:hanging="480"/>
          </w:pPr>
        </w:pPrChange>
      </w:pPr>
      <w:r>
        <w:t>standardize the physical data plane using the virtio ring layout</w:t>
      </w:r>
      <w:ins w:id="1589" w:author="Patrick Ames" w:date="2020-11-09T08:54:00Z">
        <w:r w:rsidR="00DB41D0">
          <w:t xml:space="preserve"> and </w:t>
        </w:r>
      </w:ins>
    </w:p>
    <w:p w14:paraId="233A6F39" w14:textId="4597C6B7" w:rsidR="00AB4DE0" w:rsidRDefault="00AB4DE0">
      <w:pPr>
        <w:pStyle w:val="FirstParagraph"/>
        <w:pPrChange w:id="1590" w:author="Patrick Ames" w:date="2020-11-09T08:54:00Z">
          <w:pPr>
            <w:numPr>
              <w:numId w:val="2"/>
            </w:numPr>
            <w:tabs>
              <w:tab w:val="num" w:pos="0"/>
            </w:tabs>
            <w:ind w:left="480" w:hanging="480"/>
          </w:pPr>
        </w:pPrChange>
      </w:pPr>
      <w:r>
        <w:t xml:space="preserve">present a standard </w:t>
      </w:r>
      <w:del w:id="1591" w:author="Patrick Ames" w:date="2020-11-09T08:54:00Z">
        <w:r w:rsidDel="00DB41D0">
          <w:delText xml:space="preserve">virtio </w:delText>
        </w:r>
      </w:del>
      <w:ins w:id="1592" w:author="Patrick Ames" w:date="2020-11-09T08:54:00Z">
        <w:r w:rsidR="00DB41D0">
          <w:t xml:space="preserve">Virtio </w:t>
        </w:r>
      </w:ins>
      <w:r>
        <w:t>driver in the guest decoupled from any vendor implementation for the control path</w:t>
      </w:r>
      <w:ins w:id="1593" w:author="Patrick Ames" w:date="2020-11-09T08:55:00Z">
        <w:r w:rsidR="00DB41D0">
          <w:t>.</w:t>
        </w:r>
      </w:ins>
    </w:p>
    <w:p w14:paraId="13C9A245" w14:textId="22064ECD" w:rsidR="00AB4DE0" w:rsidDel="00DB41D0" w:rsidRDefault="00AB4DE0" w:rsidP="004E1954">
      <w:pPr>
        <w:pStyle w:val="FirstParagraph"/>
        <w:rPr>
          <w:del w:id="1594" w:author="Patrick Ames" w:date="2020-11-09T08:55:00Z"/>
        </w:rPr>
      </w:pPr>
      <w:r>
        <w:t xml:space="preserve">vDPA is presenting a generic control plane through </w:t>
      </w:r>
      <w:del w:id="1595" w:author="Patrick Ames" w:date="2020-11-09T08:55:00Z">
        <w:r w:rsidDel="00DB41D0">
          <w:delText xml:space="preserve">a </w:delText>
        </w:r>
      </w:del>
      <w:r>
        <w:t xml:space="preserve">software </w:t>
      </w:r>
      <w:del w:id="1596" w:author="Patrick Ames" w:date="2020-11-09T08:55:00Z">
        <w:r w:rsidDel="00DB41D0">
          <w:delText xml:space="preserve">piece </w:delText>
        </w:r>
      </w:del>
      <w:r>
        <w:t>which provides an abstraction layer on top of physical NIC.</w:t>
      </w:r>
      <w:ins w:id="1597" w:author="Patrick Ames" w:date="2020-11-09T08:55:00Z">
        <w:r w:rsidR="00DB41D0">
          <w:t xml:space="preserve"> </w:t>
        </w:r>
      </w:ins>
    </w:p>
    <w:p w14:paraId="3962EC43" w14:textId="2BAC1292" w:rsidR="00AB4DE0" w:rsidRDefault="00AB4DE0">
      <w:pPr>
        <w:pStyle w:val="FirstParagraph"/>
        <w:pPrChange w:id="1598" w:author="Patrick Ames" w:date="2020-11-09T08:55:00Z">
          <w:pPr>
            <w:pStyle w:val="BodyText"/>
          </w:pPr>
        </w:pPrChange>
      </w:pPr>
      <w:r>
        <w:t xml:space="preserve">Like Virtio full hardware offloading, vDPA build </w:t>
      </w:r>
      <w:ins w:id="1599" w:author="Patrick Ames" w:date="2020-11-09T08:55:00Z">
        <w:r w:rsidR="00DB41D0">
          <w:t>s</w:t>
        </w:r>
      </w:ins>
      <w:r>
        <w:t>a direct data path between the g</w:t>
      </w:r>
      <w:ins w:id="1600" w:author="Patrick Ames" w:date="2020-11-09T08:55:00Z">
        <w:r w:rsidR="00DB41D0">
          <w:t>u</w:t>
        </w:r>
      </w:ins>
      <w:r>
        <w:t xml:space="preserve">est network interface and the physical NIC, using the </w:t>
      </w:r>
      <w:del w:id="1601" w:author="Patrick Ames" w:date="2020-11-09T08:55:00Z">
        <w:r w:rsidDel="00DB41D0">
          <w:delText xml:space="preserve">virtio </w:delText>
        </w:r>
      </w:del>
      <w:ins w:id="1602" w:author="Patrick Ames" w:date="2020-11-09T08:55:00Z">
        <w:r w:rsidR="00DB41D0">
          <w:t xml:space="preserve">Virtio </w:t>
        </w:r>
      </w:ins>
      <w:r>
        <w:t>ring layout. But for the control path a generic vDPA driver (mediation driver) is used to translate the vendor NIC driver/control</w:t>
      </w:r>
      <w:del w:id="1603" w:author="Patrick Ames" w:date="2020-11-09T08:55:00Z">
        <w:r w:rsidDel="00DB41D0">
          <w:delText>-</w:delText>
        </w:r>
      </w:del>
      <w:ins w:id="1604" w:author="Patrick Ames" w:date="2020-11-09T08:55:00Z">
        <w:r w:rsidR="00DB41D0">
          <w:t xml:space="preserve"> </w:t>
        </w:r>
      </w:ins>
      <w:r>
        <w:t xml:space="preserve">plane to the </w:t>
      </w:r>
      <w:del w:id="1605" w:author="Patrick Ames" w:date="2020-11-09T08:56:00Z">
        <w:r w:rsidDel="00DB41D0">
          <w:delText xml:space="preserve">VirtIO </w:delText>
        </w:r>
      </w:del>
      <w:ins w:id="1606" w:author="Patrick Ames" w:date="2020-11-09T08:56:00Z">
        <w:r w:rsidR="00DB41D0">
          <w:t xml:space="preserve">Virtio </w:t>
        </w:r>
      </w:ins>
      <w:r>
        <w:t>control plane, in order to allow each NIC vendor to keep using its own driver.</w:t>
      </w:r>
    </w:p>
    <w:p w14:paraId="230E8CD9" w14:textId="2AF9D177" w:rsidR="00AB4DE0" w:rsidRDefault="00DB41D0" w:rsidP="004E1954">
      <w:pPr>
        <w:pStyle w:val="BodyText"/>
      </w:pPr>
      <w:ins w:id="1607" w:author="Patrick Ames" w:date="2020-11-09T08:56:00Z">
        <w:r>
          <w:t>vDPA</w:t>
        </w:r>
        <w:r w:rsidDel="00DB41D0">
          <w:t xml:space="preserve"> </w:t>
        </w:r>
      </w:ins>
      <w:del w:id="1608" w:author="Patrick Ames" w:date="2020-11-09T08:56:00Z">
        <w:r w:rsidR="00AB4DE0" w:rsidDel="00DB41D0">
          <w:delText xml:space="preserve">It </w:delText>
        </w:r>
      </w:del>
      <w:r w:rsidR="00AB4DE0">
        <w:t xml:space="preserve">allows NIC vendors to support </w:t>
      </w:r>
      <w:del w:id="1609" w:author="Patrick Ames" w:date="2020-11-09T08:56:00Z">
        <w:r w:rsidR="00AB4DE0" w:rsidDel="00DB41D0">
          <w:delText xml:space="preserve">virtio </w:delText>
        </w:r>
      </w:del>
      <w:ins w:id="1610" w:author="Patrick Ames" w:date="2020-11-09T08:56:00Z">
        <w:r>
          <w:t xml:space="preserve">Virtio </w:t>
        </w:r>
      </w:ins>
      <w:r w:rsidR="00AB4DE0">
        <w:t xml:space="preserve">ring layout </w:t>
      </w:r>
      <w:del w:id="1611" w:author="Patrick Ames" w:date="2020-11-09T08:56:00Z">
        <w:r w:rsidR="00AB4DE0" w:rsidDel="00DB41D0">
          <w:delText xml:space="preserve">at </w:delText>
        </w:r>
      </w:del>
      <w:ins w:id="1612" w:author="Patrick Ames" w:date="2020-11-09T08:56:00Z">
        <w:r>
          <w:t xml:space="preserve">with </w:t>
        </w:r>
      </w:ins>
      <w:r w:rsidR="00AB4DE0">
        <w:t>smaller effort keeping wire speed performance on the data plane.</w:t>
      </w:r>
      <w:ins w:id="1613" w:author="Patrick Ames" w:date="2020-11-09T08:57:00Z">
        <w:r>
          <w:t xml:space="preserve"> See Figure 2.40.</w:t>
        </w:r>
      </w:ins>
    </w:p>
    <w:p w14:paraId="003E37C1" w14:textId="77777777" w:rsidR="00AB4DE0" w:rsidRDefault="00AB4DE0" w:rsidP="004E1954">
      <w:pPr>
        <w:pStyle w:val="BodyText"/>
      </w:pPr>
      <w:r>
        <w:rPr>
          <w:noProof/>
        </w:rPr>
        <w:drawing>
          <wp:inline distT="0" distB="0" distL="0" distR="0" wp14:anchorId="6FF21F72" wp14:editId="36AD53F9">
            <wp:extent cx="4066161" cy="4243588"/>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7.emf"/>
                    <pic:cNvPicPr>
                      <a:picLocks noChangeAspect="1" noChangeArrowheads="1"/>
                    </pic:cNvPicPr>
                  </pic:nvPicPr>
                  <pic:blipFill>
                    <a:blip r:embed="rId64"/>
                    <a:stretch>
                      <a:fillRect/>
                    </a:stretch>
                  </pic:blipFill>
                  <pic:spPr bwMode="auto">
                    <a:xfrm>
                      <a:off x="0" y="0"/>
                      <a:ext cx="4066161" cy="4243588"/>
                    </a:xfrm>
                    <a:prstGeom prst="rect">
                      <a:avLst/>
                    </a:prstGeom>
                    <a:noFill/>
                    <a:ln w="9525">
                      <a:noFill/>
                      <a:headEnd/>
                      <a:tailEnd/>
                    </a:ln>
                  </pic:spPr>
                </pic:pic>
              </a:graphicData>
            </a:graphic>
          </wp:inline>
        </w:drawing>
      </w:r>
    </w:p>
    <w:p w14:paraId="6DED8F33" w14:textId="10182D16" w:rsidR="00AB4DE0" w:rsidRDefault="00DB41D0" w:rsidP="004E1954">
      <w:pPr>
        <w:pStyle w:val="BodyText"/>
      </w:pPr>
      <w:ins w:id="1614" w:author="Patrick Ames" w:date="2020-11-09T08:57:00Z">
        <w:r>
          <w:t>Figure 2.40</w:t>
        </w:r>
      </w:ins>
      <w:ins w:id="1615" w:author="Patrick Ames" w:date="2020-11-09T09:04:00Z">
        <w:r w:rsidR="0079680E">
          <w:tab/>
        </w:r>
      </w:ins>
      <w:del w:id="1616" w:author="Patrick Ames" w:date="2020-11-09T08:57:00Z">
        <w:r w:rsidR="00AB4DE0" w:rsidDel="00DB41D0">
          <w:delText xml:space="preserve">virtio </w:delText>
        </w:r>
      </w:del>
      <w:ins w:id="1617" w:author="Patrick Ames" w:date="2020-11-09T08:57:00Z">
        <w:r>
          <w:t xml:space="preserve">Virtual Data Path Acceleration </w:t>
        </w:r>
      </w:ins>
      <w:del w:id="1618" w:author="Patrick Ames" w:date="2020-11-09T08:57:00Z">
        <w:r w:rsidR="00AB4DE0" w:rsidDel="00DB41D0">
          <w:delText>datapath acceleration</w:delText>
        </w:r>
      </w:del>
    </w:p>
    <w:p w14:paraId="4D9B7830" w14:textId="23DB13AA" w:rsidR="00AB4DE0" w:rsidRDefault="00AB4DE0" w:rsidP="004E1954">
      <w:pPr>
        <w:pStyle w:val="BodyText"/>
      </w:pPr>
      <w:r>
        <w:t xml:space="preserve">vDPA is requiring a vendor specific </w:t>
      </w:r>
      <w:del w:id="1619" w:author="Patrick Ames" w:date="2020-11-09T08:58:00Z">
        <w:r w:rsidRPr="00DB41D0" w:rsidDel="00DB41D0">
          <w:rPr>
            <w:i/>
            <w:iCs/>
            <w:rPrChange w:id="1620" w:author="Patrick Ames" w:date="2020-11-09T08:58:00Z">
              <w:rPr/>
            </w:rPrChange>
          </w:rPr>
          <w:delText>"</w:delText>
        </w:r>
      </w:del>
      <w:r w:rsidRPr="00DB41D0">
        <w:rPr>
          <w:i/>
          <w:iCs/>
          <w:rPrChange w:id="1621" w:author="Patrick Ames" w:date="2020-11-09T08:58:00Z">
            <w:rPr/>
          </w:rPrChange>
        </w:rPr>
        <w:t>mediation device driver</w:t>
      </w:r>
      <w:ins w:id="1622" w:author="Patrick Ames" w:date="2020-11-09T08:58:00Z">
        <w:r w:rsidR="00DB41D0">
          <w:t xml:space="preserve"> </w:t>
        </w:r>
      </w:ins>
      <w:del w:id="1623" w:author="Patrick Ames" w:date="2020-11-09T08:58:00Z">
        <w:r w:rsidDel="00DB41D0">
          <w:delText xml:space="preserve">" </w:delText>
        </w:r>
      </w:del>
      <w:r>
        <w:t>to be loaded in the host operating system</w:t>
      </w:r>
      <w:ins w:id="1624" w:author="Patrick Ames" w:date="2020-11-09T08:58:00Z">
        <w:r w:rsidR="00DB41D0">
          <w:t xml:space="preserve"> as shown in Figure 2.41.</w:t>
        </w:r>
      </w:ins>
      <w:del w:id="1625" w:author="Patrick Ames" w:date="2020-11-09T08:58:00Z">
        <w:r w:rsidDel="00DB41D0">
          <w:delText>.</w:delText>
        </w:r>
      </w:del>
    </w:p>
    <w:p w14:paraId="605E9770" w14:textId="668B0CDC" w:rsidR="00AB4DE0" w:rsidRDefault="00AB4DE0" w:rsidP="004E1954">
      <w:pPr>
        <w:pStyle w:val="BodyText"/>
        <w:rPr>
          <w:ins w:id="1626" w:author="Patrick Ames" w:date="2020-11-09T08:58:00Z"/>
        </w:rPr>
      </w:pPr>
      <w:r>
        <w:rPr>
          <w:noProof/>
        </w:rPr>
        <w:drawing>
          <wp:inline distT="0" distB="0" distL="0" distR="0" wp14:anchorId="327B3F2A" wp14:editId="3D330194">
            <wp:extent cx="5334000" cy="6039256"/>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8.emf"/>
                    <pic:cNvPicPr>
                      <a:picLocks noChangeAspect="1" noChangeArrowheads="1"/>
                    </pic:cNvPicPr>
                  </pic:nvPicPr>
                  <pic:blipFill>
                    <a:blip r:embed="rId65"/>
                    <a:stretch>
                      <a:fillRect/>
                    </a:stretch>
                  </pic:blipFill>
                  <pic:spPr bwMode="auto">
                    <a:xfrm>
                      <a:off x="0" y="0"/>
                      <a:ext cx="5334000" cy="6039256"/>
                    </a:xfrm>
                    <a:prstGeom prst="rect">
                      <a:avLst/>
                    </a:prstGeom>
                    <a:noFill/>
                    <a:ln w="9525">
                      <a:noFill/>
                      <a:headEnd/>
                      <a:tailEnd/>
                    </a:ln>
                  </pic:spPr>
                </pic:pic>
              </a:graphicData>
            </a:graphic>
          </wp:inline>
        </w:drawing>
      </w:r>
    </w:p>
    <w:p w14:paraId="6AF6944E" w14:textId="71A236A5" w:rsidR="00DB41D0" w:rsidRDefault="00DB41D0" w:rsidP="00DB41D0">
      <w:pPr>
        <w:pStyle w:val="BodyText"/>
        <w:rPr>
          <w:ins w:id="1627" w:author="Patrick Ames" w:date="2020-11-09T08:58:00Z"/>
        </w:rPr>
      </w:pPr>
      <w:ins w:id="1628" w:author="Patrick Ames" w:date="2020-11-09T08:58:00Z">
        <w:r>
          <w:t>Figure 2.41</w:t>
        </w:r>
      </w:ins>
      <w:ins w:id="1629" w:author="Patrick Ames" w:date="2020-11-09T09:04:00Z">
        <w:r w:rsidR="0079680E">
          <w:tab/>
        </w:r>
      </w:ins>
      <w:ins w:id="1630" w:author="Patrick Ames" w:date="2020-11-09T08:58:00Z">
        <w:r>
          <w:rPr>
            <w:i/>
            <w:iCs/>
          </w:rPr>
          <w:t>M</w:t>
        </w:r>
        <w:r w:rsidRPr="00491FD3">
          <w:rPr>
            <w:i/>
            <w:iCs/>
          </w:rPr>
          <w:t xml:space="preserve">ediation </w:t>
        </w:r>
        <w:r>
          <w:rPr>
            <w:i/>
            <w:iCs/>
          </w:rPr>
          <w:t>D</w:t>
        </w:r>
        <w:r w:rsidRPr="00491FD3">
          <w:rPr>
            <w:i/>
            <w:iCs/>
          </w:rPr>
          <w:t xml:space="preserve">evice </w:t>
        </w:r>
        <w:r>
          <w:rPr>
            <w:i/>
            <w:iCs/>
          </w:rPr>
          <w:t>D</w:t>
        </w:r>
        <w:r w:rsidRPr="00491FD3">
          <w:rPr>
            <w:i/>
            <w:iCs/>
          </w:rPr>
          <w:t>river</w:t>
        </w:r>
        <w:r>
          <w:t xml:space="preserve"> </w:t>
        </w:r>
      </w:ins>
      <w:ins w:id="1631" w:author="Patrick Ames" w:date="2020-11-09T08:59:00Z">
        <w:r>
          <w:t>being</w:t>
        </w:r>
      </w:ins>
      <w:ins w:id="1632" w:author="Patrick Ames" w:date="2020-11-09T08:58:00Z">
        <w:r>
          <w:t xml:space="preserve"> loaded in the host </w:t>
        </w:r>
      </w:ins>
      <w:ins w:id="1633" w:author="Patrick Ames" w:date="2020-11-09T08:59:00Z">
        <w:r>
          <w:t>OS</w:t>
        </w:r>
      </w:ins>
    </w:p>
    <w:p w14:paraId="7F79491B" w14:textId="6D777B41" w:rsidR="00DB41D0" w:rsidDel="00DB41D0" w:rsidRDefault="00DB41D0" w:rsidP="004E1954">
      <w:pPr>
        <w:pStyle w:val="BodyText"/>
        <w:rPr>
          <w:del w:id="1634" w:author="Patrick Ames" w:date="2020-11-09T08:59:00Z"/>
        </w:rPr>
      </w:pPr>
    </w:p>
    <w:p w14:paraId="27E480E6" w14:textId="77777777" w:rsidR="00AB4DE0" w:rsidRDefault="00AB4DE0" w:rsidP="004E1954">
      <w:pPr>
        <w:pStyle w:val="Heading3"/>
      </w:pPr>
      <w:bookmarkStart w:id="1635" w:name="Xd1a2173cb04755a0d7f062cb68a53fa8bffec91"/>
      <w:bookmarkStart w:id="1636" w:name="_Toc54881599"/>
      <w:r>
        <w:t>Smart NIC</w:t>
      </w:r>
      <w:bookmarkEnd w:id="1635"/>
      <w:bookmarkEnd w:id="1636"/>
    </w:p>
    <w:p w14:paraId="0431CFE6" w14:textId="6629EAD4" w:rsidR="00AB4DE0" w:rsidDel="00E236D5" w:rsidRDefault="00AB4DE0" w:rsidP="004E1954">
      <w:pPr>
        <w:pStyle w:val="FirstParagraph"/>
        <w:rPr>
          <w:del w:id="1637" w:author="Patrick Ames" w:date="2020-11-09T08:59:00Z"/>
        </w:rPr>
      </w:pPr>
      <w:r>
        <w:t>A NIC card generat</w:t>
      </w:r>
      <w:ins w:id="1638" w:author="Patrick Ames" w:date="2020-11-09T08:59:00Z">
        <w:r w:rsidR="00E236D5">
          <w:t>or,</w:t>
        </w:r>
      </w:ins>
      <w:del w:id="1639" w:author="Patrick Ames" w:date="2020-11-09T08:59:00Z">
        <w:r w:rsidDel="00E236D5">
          <w:delText>ion</w:delText>
        </w:r>
      </w:del>
      <w:r>
        <w:t xml:space="preserve"> commonly named </w:t>
      </w:r>
      <w:del w:id="1640" w:author="Patrick Ames" w:date="2020-11-09T08:59:00Z">
        <w:r w:rsidDel="00E236D5">
          <w:delText>"</w:delText>
        </w:r>
      </w:del>
      <w:r w:rsidRPr="00E236D5">
        <w:rPr>
          <w:i/>
          <w:iCs/>
          <w:rPrChange w:id="1641" w:author="Patrick Ames" w:date="2020-11-09T08:59:00Z">
            <w:rPr/>
          </w:rPrChange>
        </w:rPr>
        <w:t>smart NIC</w:t>
      </w:r>
      <w:ins w:id="1642" w:author="Patrick Ames" w:date="2020-11-09T08:59:00Z">
        <w:r w:rsidR="00E236D5">
          <w:rPr>
            <w:i/>
            <w:iCs/>
          </w:rPr>
          <w:t>,</w:t>
        </w:r>
      </w:ins>
      <w:del w:id="1643" w:author="Patrick Ames" w:date="2020-11-09T08:59:00Z">
        <w:r w:rsidDel="00E236D5">
          <w:delText>"</w:delText>
        </w:r>
      </w:del>
      <w:r>
        <w:t xml:space="preserve"> </w:t>
      </w:r>
      <w:del w:id="1644" w:author="Patrick Ames" w:date="2020-11-09T08:59:00Z">
        <w:r w:rsidDel="00E236D5">
          <w:delText xml:space="preserve">are </w:delText>
        </w:r>
      </w:del>
      <w:ins w:id="1645" w:author="Patrick Ames" w:date="2020-11-09T08:59:00Z">
        <w:r w:rsidR="00E236D5">
          <w:t xml:space="preserve">is </w:t>
        </w:r>
      </w:ins>
      <w:r>
        <w:t>highly customizable thanks to the last evolution provided by some new capabilities (FPGA</w:t>
      </w:r>
      <w:r w:rsidR="005D3DE6">
        <w:t>, ARM</w:t>
      </w:r>
      <w:r>
        <w:t>, P4).</w:t>
      </w:r>
      <w:ins w:id="1646" w:author="Patrick Ames" w:date="2020-11-09T08:59:00Z">
        <w:r w:rsidR="00E236D5">
          <w:t xml:space="preserve"> </w:t>
        </w:r>
      </w:ins>
    </w:p>
    <w:p w14:paraId="060163F4" w14:textId="77123FC2" w:rsidR="00AB4DE0" w:rsidRDefault="00AB4DE0">
      <w:pPr>
        <w:pStyle w:val="FirstParagraph"/>
        <w:pPrChange w:id="1647" w:author="Patrick Ames" w:date="2020-11-09T08:59:00Z">
          <w:pPr>
            <w:pStyle w:val="BodyText"/>
          </w:pPr>
        </w:pPrChange>
      </w:pPr>
      <w:r>
        <w:t>It</w:t>
      </w:r>
      <w:ins w:id="1648" w:author="Patrick Ames" w:date="2020-11-09T08:59:00Z">
        <w:r w:rsidR="00E236D5">
          <w:t xml:space="preserve">’s now </w:t>
        </w:r>
      </w:ins>
      <w:del w:id="1649" w:author="Patrick Ames" w:date="2020-11-09T08:59:00Z">
        <w:r w:rsidDel="00E236D5">
          <w:delText xml:space="preserve"> makes </w:delText>
        </w:r>
      </w:del>
      <w:r>
        <w:t>possible to envisage SDN vSwitch/vRouter data</w:t>
      </w:r>
      <w:ins w:id="1650" w:author="Patrick Ames" w:date="2020-11-09T08:59:00Z">
        <w:r w:rsidR="00E236D5">
          <w:t xml:space="preserve"> </w:t>
        </w:r>
      </w:ins>
      <w:r>
        <w:t>plane function</w:t>
      </w:r>
      <w:ins w:id="1651" w:author="Patrick Ames" w:date="2020-11-09T08:59:00Z">
        <w:r w:rsidR="00E236D5">
          <w:t>s</w:t>
        </w:r>
      </w:ins>
      <w:r>
        <w:t xml:space="preserve"> to be moved </w:t>
      </w:r>
      <w:del w:id="1652" w:author="Patrick Ames" w:date="2020-11-09T09:00:00Z">
        <w:r w:rsidDel="00E236D5">
          <w:delText xml:space="preserve">into </w:delText>
        </w:r>
      </w:del>
      <w:ins w:id="1653" w:author="Patrick Ames" w:date="2020-11-09T09:00:00Z">
        <w:r w:rsidR="00E236D5">
          <w:t xml:space="preserve">onto </w:t>
        </w:r>
      </w:ins>
      <w:r>
        <w:t>the NIC card keeping only the control</w:t>
      </w:r>
      <w:del w:id="1654" w:author="Patrick Ames" w:date="2020-11-09T09:00:00Z">
        <w:r w:rsidDel="00E236D5">
          <w:delText>e</w:delText>
        </w:r>
      </w:del>
      <w:r>
        <w:t xml:space="preserve"> plane function in</w:t>
      </w:r>
      <w:ins w:id="1655" w:author="Patrick Ames" w:date="2020-11-09T09:00:00Z">
        <w:r w:rsidR="00E236D5">
          <w:t xml:space="preserve"> </w:t>
        </w:r>
      </w:ins>
      <w:del w:id="1656" w:author="Patrick Ames" w:date="2020-11-09T09:00:00Z">
        <w:r w:rsidDel="00E236D5">
          <w:delText xml:space="preserve">to </w:delText>
        </w:r>
      </w:del>
      <w:r>
        <w:t>the host operating system.</w:t>
      </w:r>
    </w:p>
    <w:p w14:paraId="7E64405C" w14:textId="1224FF7F" w:rsidR="00AB4DE0" w:rsidRDefault="00AB4DE0" w:rsidP="004E1954">
      <w:pPr>
        <w:pStyle w:val="BodyText"/>
      </w:pPr>
      <w:r>
        <w:t>For Contrail solution</w:t>
      </w:r>
      <w:ins w:id="1657" w:author="Patrick Ames" w:date="2020-11-09T09:00:00Z">
        <w:r w:rsidR="00E236D5">
          <w:t>s</w:t>
        </w:r>
      </w:ins>
      <w:r>
        <w:t>, this is made by offloading several Contrail vRouter tables including:</w:t>
      </w:r>
    </w:p>
    <w:p w14:paraId="6705F684" w14:textId="77777777" w:rsidR="00AB4DE0" w:rsidRDefault="00AB4DE0" w:rsidP="004E1954">
      <w:pPr>
        <w:numPr>
          <w:ilvl w:val="0"/>
          <w:numId w:val="2"/>
        </w:numPr>
      </w:pPr>
      <w:r>
        <w:t>Interface Tables</w:t>
      </w:r>
    </w:p>
    <w:p w14:paraId="6ACF11C6" w14:textId="77777777" w:rsidR="00AB4DE0" w:rsidRDefault="00AB4DE0" w:rsidP="004E1954">
      <w:pPr>
        <w:numPr>
          <w:ilvl w:val="0"/>
          <w:numId w:val="2"/>
        </w:numPr>
      </w:pPr>
      <w:r>
        <w:t>Next Hop Tables</w:t>
      </w:r>
    </w:p>
    <w:p w14:paraId="24E9C162" w14:textId="77777777" w:rsidR="00AB4DE0" w:rsidRDefault="00AB4DE0" w:rsidP="004E1954">
      <w:pPr>
        <w:numPr>
          <w:ilvl w:val="0"/>
          <w:numId w:val="2"/>
        </w:numPr>
      </w:pPr>
      <w:r>
        <w:t>Ingress Label Manager (ILM) Tables</w:t>
      </w:r>
    </w:p>
    <w:p w14:paraId="36AC882C" w14:textId="77777777" w:rsidR="00AB4DE0" w:rsidRDefault="00AB4DE0" w:rsidP="004E1954">
      <w:pPr>
        <w:numPr>
          <w:ilvl w:val="0"/>
          <w:numId w:val="2"/>
        </w:numPr>
      </w:pPr>
      <w:r>
        <w:t>IPv4 FIB</w:t>
      </w:r>
    </w:p>
    <w:p w14:paraId="13F0C2F9" w14:textId="77777777" w:rsidR="00AB4DE0" w:rsidRDefault="00AB4DE0" w:rsidP="004E1954">
      <w:pPr>
        <w:numPr>
          <w:ilvl w:val="0"/>
          <w:numId w:val="2"/>
        </w:numPr>
      </w:pPr>
      <w:r>
        <w:t>IPv6 FIB</w:t>
      </w:r>
    </w:p>
    <w:p w14:paraId="16748CC5" w14:textId="77777777" w:rsidR="00AB4DE0" w:rsidRDefault="00AB4DE0" w:rsidP="004E1954">
      <w:pPr>
        <w:numPr>
          <w:ilvl w:val="0"/>
          <w:numId w:val="2"/>
        </w:numPr>
      </w:pPr>
      <w:r>
        <w:t>L2 Forwarding Tables</w:t>
      </w:r>
    </w:p>
    <w:p w14:paraId="104931E5" w14:textId="77777777" w:rsidR="00AB4DE0" w:rsidRDefault="00AB4DE0" w:rsidP="004E1954">
      <w:pPr>
        <w:numPr>
          <w:ilvl w:val="0"/>
          <w:numId w:val="2"/>
        </w:numPr>
      </w:pPr>
      <w:r>
        <w:t>Flow Tables</w:t>
      </w:r>
    </w:p>
    <w:p w14:paraId="630BC6E0" w14:textId="1B9525F3" w:rsidR="00AB4DE0" w:rsidRDefault="00AB4DE0" w:rsidP="004E1954">
      <w:pPr>
        <w:pStyle w:val="FirstParagraph"/>
      </w:pPr>
      <w:r>
        <w:t>It allows to accelerate lookups and forwarding actions that are directly performed into the NIC</w:t>
      </w:r>
      <w:ins w:id="1658" w:author="Patrick Ames" w:date="2020-11-09T09:00:00Z">
        <w:r w:rsidR="00E236D5">
          <w:t>, as shown in Figure</w:t>
        </w:r>
      </w:ins>
      <w:ins w:id="1659" w:author="Patrick Ames" w:date="2020-11-09T09:01:00Z">
        <w:r w:rsidR="00E236D5">
          <w:t xml:space="preserve"> 2.42.</w:t>
        </w:r>
      </w:ins>
      <w:del w:id="1660" w:author="Patrick Ames" w:date="2020-11-09T09:00:00Z">
        <w:r w:rsidDel="00E236D5">
          <w:delText>.</w:delText>
        </w:r>
      </w:del>
    </w:p>
    <w:p w14:paraId="55D9716A" w14:textId="64D227C7" w:rsidR="00AB4DE0" w:rsidRDefault="00AB4DE0" w:rsidP="004E1954">
      <w:pPr>
        <w:pStyle w:val="BodyText"/>
        <w:rPr>
          <w:ins w:id="1661" w:author="Patrick Ames" w:date="2020-11-09T09:01:00Z"/>
        </w:rPr>
      </w:pPr>
      <w:r>
        <w:rPr>
          <w:noProof/>
        </w:rPr>
        <w:drawing>
          <wp:inline distT="0" distB="0" distL="0" distR="0" wp14:anchorId="68D06401" wp14:editId="1D996104">
            <wp:extent cx="5019472" cy="4443211"/>
            <wp:effectExtent l="0" t="0" r="0" b="0"/>
            <wp:docPr id="4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9.emf"/>
                    <pic:cNvPicPr>
                      <a:picLocks noChangeAspect="1" noChangeArrowheads="1"/>
                    </pic:cNvPicPr>
                  </pic:nvPicPr>
                  <pic:blipFill>
                    <a:blip r:embed="rId66"/>
                    <a:stretch>
                      <a:fillRect/>
                    </a:stretch>
                  </pic:blipFill>
                  <pic:spPr bwMode="auto">
                    <a:xfrm>
                      <a:off x="0" y="0"/>
                      <a:ext cx="5019472" cy="4443211"/>
                    </a:xfrm>
                    <a:prstGeom prst="rect">
                      <a:avLst/>
                    </a:prstGeom>
                    <a:noFill/>
                    <a:ln w="9525">
                      <a:noFill/>
                      <a:headEnd/>
                      <a:tailEnd/>
                    </a:ln>
                  </pic:spPr>
                </pic:pic>
              </a:graphicData>
            </a:graphic>
          </wp:inline>
        </w:drawing>
      </w:r>
    </w:p>
    <w:p w14:paraId="6D4CD6D4" w14:textId="7FB7BAF7" w:rsidR="00E236D5" w:rsidRDefault="00E236D5" w:rsidP="004E1954">
      <w:pPr>
        <w:pStyle w:val="BodyText"/>
      </w:pPr>
      <w:ins w:id="1662" w:author="Patrick Ames" w:date="2020-11-09T09:01:00Z">
        <w:r>
          <w:t>F</w:t>
        </w:r>
      </w:ins>
      <w:ins w:id="1663" w:author="Patrick Ames" w:date="2020-11-09T09:03:00Z">
        <w:r w:rsidR="0079680E">
          <w:t>ig</w:t>
        </w:r>
      </w:ins>
      <w:ins w:id="1664" w:author="Patrick Ames" w:date="2020-11-09T09:01:00Z">
        <w:r>
          <w:t>ure 2.42</w:t>
        </w:r>
      </w:ins>
      <w:ins w:id="1665" w:author="Patrick Ames" w:date="2020-11-09T09:04:00Z">
        <w:r w:rsidR="0079680E">
          <w:tab/>
        </w:r>
      </w:ins>
      <w:ins w:id="1666" w:author="Patrick Ames" w:date="2020-11-09T09:01:00Z">
        <w:r>
          <w:t xml:space="preserve"> Smart NIC</w:t>
        </w:r>
      </w:ins>
    </w:p>
    <w:p w14:paraId="11E0DAE2" w14:textId="22259F79" w:rsidR="00AB4DE0" w:rsidRDefault="00E236D5" w:rsidP="004E1954">
      <w:pPr>
        <w:pStyle w:val="BodyText"/>
      </w:pPr>
      <w:ins w:id="1667" w:author="Patrick Ames" w:date="2020-11-09T09:02:00Z">
        <w:r>
          <w:t xml:space="preserve">You can see in Figure 2.42 that </w:t>
        </w:r>
      </w:ins>
      <w:r w:rsidR="00AB4DE0">
        <w:t xml:space="preserve">SDN packet processing is fully done </w:t>
      </w:r>
      <w:del w:id="1668" w:author="Patrick Ames" w:date="2020-11-09T09:01:00Z">
        <w:r w:rsidR="00AB4DE0" w:rsidDel="00E236D5">
          <w:delText xml:space="preserve">into </w:delText>
        </w:r>
      </w:del>
      <w:ins w:id="1669" w:author="Patrick Ames" w:date="2020-11-09T09:01:00Z">
        <w:r>
          <w:t xml:space="preserve">on </w:t>
        </w:r>
      </w:ins>
      <w:r w:rsidR="00AB4DE0">
        <w:t>the NIC card</w:t>
      </w:r>
      <w:del w:id="1670" w:author="Patrick Ames" w:date="2020-11-09T09:02:00Z">
        <w:r w:rsidR="00AB4DE0" w:rsidDel="00E236D5">
          <w:delText>,</w:delText>
        </w:r>
      </w:del>
      <w:r w:rsidR="00AB4DE0">
        <w:t xml:space="preserve"> </w:t>
      </w:r>
      <w:ins w:id="1671" w:author="Patrick Ames" w:date="2020-11-09T09:02:00Z">
        <w:r>
          <w:t xml:space="preserve">and </w:t>
        </w:r>
      </w:ins>
      <w:r w:rsidR="00AB4DE0">
        <w:t>no more host CPU processing is involved in packet processing.</w:t>
      </w:r>
    </w:p>
    <w:p w14:paraId="11D7CB3A" w14:textId="42DB2977" w:rsidR="00F1334C" w:rsidDel="00E236D5" w:rsidRDefault="00F1334C">
      <w:pPr>
        <w:rPr>
          <w:del w:id="1672" w:author="Patrick Ames" w:date="2020-11-09T09:02:00Z"/>
        </w:rPr>
      </w:pPr>
      <w:del w:id="1673" w:author="Patrick Ames" w:date="2020-11-09T09:02:00Z">
        <w:r w:rsidDel="00E236D5">
          <w:br w:type="page"/>
        </w:r>
      </w:del>
    </w:p>
    <w:p w14:paraId="7A39CEBD" w14:textId="37CA0E14" w:rsidR="00AB4DE0" w:rsidRPr="00E236D5" w:rsidRDefault="00AB4DE0" w:rsidP="004E1954">
      <w:pPr>
        <w:pStyle w:val="BodyText"/>
      </w:pPr>
      <w:r>
        <w:t xml:space="preserve">Two implementations are proposed by </w:t>
      </w:r>
      <w:r w:rsidR="00677C0D">
        <w:t>N</w:t>
      </w:r>
      <w:r>
        <w:t>etronome</w:t>
      </w:r>
      <w:del w:id="1674" w:author="Patrick Ames" w:date="2020-11-09T09:02:00Z">
        <w:r w:rsidDel="00E236D5">
          <w:delText>:</w:delText>
        </w:r>
      </w:del>
      <w:ins w:id="1675" w:author="Patrick Ames" w:date="2020-11-09T09:02:00Z">
        <w:r w:rsidR="00E236D5">
          <w:t xml:space="preserve"> </w:t>
        </w:r>
        <w:r w:rsidR="00E236D5" w:rsidRPr="00E236D5">
          <w:t xml:space="preserve">are </w:t>
        </w:r>
      </w:ins>
      <w:ins w:id="1676" w:author="Patrick Ames" w:date="2020-11-09T09:03:00Z">
        <w:r w:rsidR="00E236D5" w:rsidRPr="00E236D5">
          <w:rPr>
            <w:u w:val="single"/>
            <w:rPrChange w:id="1677" w:author="Patrick Ames" w:date="2020-11-09T09:03:00Z">
              <w:rPr>
                <w:b/>
                <w:bCs/>
                <w:u w:val="single"/>
              </w:rPr>
            </w:rPrChange>
          </w:rPr>
          <w:t>SRIOV + SmartNIC</w:t>
        </w:r>
        <w:r w:rsidR="00E236D5">
          <w:rPr>
            <w:u w:val="single"/>
          </w:rPr>
          <w:t>,</w:t>
        </w:r>
        <w:r w:rsidR="00E236D5" w:rsidRPr="00E236D5">
          <w:rPr>
            <w:u w:val="single"/>
            <w:rPrChange w:id="1678" w:author="Patrick Ames" w:date="2020-11-09T09:03:00Z">
              <w:rPr>
                <w:b/>
                <w:bCs/>
                <w:u w:val="single"/>
              </w:rPr>
            </w:rPrChange>
          </w:rPr>
          <w:t xml:space="preserve"> and XVIO + Smart NIC</w:t>
        </w:r>
        <w:r w:rsidR="0079680E">
          <w:rPr>
            <w:u w:val="single"/>
          </w:rPr>
          <w:t>, as shown in Figures 2.43 and 2.44.</w:t>
        </w:r>
      </w:ins>
    </w:p>
    <w:p w14:paraId="16BD232C" w14:textId="26D3F3E6" w:rsidR="00AB4DE0" w:rsidDel="0079680E" w:rsidRDefault="00AB4DE0" w:rsidP="004E1954">
      <w:pPr>
        <w:pStyle w:val="BodyText"/>
        <w:rPr>
          <w:del w:id="1679" w:author="Patrick Ames" w:date="2020-11-09T09:03:00Z"/>
        </w:rPr>
      </w:pPr>
      <w:del w:id="1680" w:author="Patrick Ames" w:date="2020-11-09T09:03:00Z">
        <w:r w:rsidRPr="006A15AD" w:rsidDel="0079680E">
          <w:rPr>
            <w:b/>
            <w:bCs/>
            <w:u w:val="single"/>
          </w:rPr>
          <w:delText>SRIOV + SmartNIC</w:delText>
        </w:r>
        <w:r w:rsidDel="0079680E">
          <w:delText>:</w:delText>
        </w:r>
      </w:del>
    </w:p>
    <w:p w14:paraId="70FB01DC" w14:textId="2C408331" w:rsidR="00AB4DE0" w:rsidRDefault="0010278B" w:rsidP="004E1954">
      <w:pPr>
        <w:pStyle w:val="BodyText"/>
        <w:rPr>
          <w:ins w:id="1681" w:author="Patrick Ames" w:date="2020-11-09T09:03:00Z"/>
          <w:noProof/>
        </w:rPr>
      </w:pPr>
      <w:r>
        <w:rPr>
          <w:noProof/>
        </w:rPr>
        <w:object w:dxaOrig="9108" w:dyaOrig="8640" w14:anchorId="584ADBB4">
          <v:shape id="_x0000_i1026" type="#_x0000_t75" alt="" style="width:294.6pt;height:278.1pt;mso-width-percent:0;mso-height-percent:0;mso-width-percent:0;mso-height-percent:0" o:ole="">
            <v:imagedata r:id="rId67" o:title=""/>
          </v:shape>
          <o:OLEObject Type="Embed" ProgID="Visio.Drawing.15" ShapeID="_x0000_i1026" DrawAspect="Content" ObjectID="_1666501880" r:id="rId68"/>
        </w:object>
      </w:r>
    </w:p>
    <w:p w14:paraId="21B346BB" w14:textId="436AD9DC" w:rsidR="0079680E" w:rsidRDefault="0079680E" w:rsidP="0079680E">
      <w:pPr>
        <w:pStyle w:val="BodyText"/>
        <w:rPr>
          <w:ins w:id="1682" w:author="Patrick Ames" w:date="2020-11-09T09:03:00Z"/>
        </w:rPr>
      </w:pPr>
      <w:ins w:id="1683" w:author="Patrick Ames" w:date="2020-11-09T09:03:00Z">
        <w:r>
          <w:t>Figure 2.43</w:t>
        </w:r>
      </w:ins>
      <w:ins w:id="1684" w:author="Patrick Ames" w:date="2020-11-09T09:04:00Z">
        <w:r>
          <w:tab/>
        </w:r>
      </w:ins>
      <w:ins w:id="1685" w:author="Patrick Ames" w:date="2020-11-09T09:03:00Z">
        <w:r>
          <w:t xml:space="preserve"> </w:t>
        </w:r>
      </w:ins>
      <w:ins w:id="1686" w:author="Patrick Ames" w:date="2020-11-09T09:04:00Z">
        <w:r w:rsidRPr="00491FD3">
          <w:rPr>
            <w:u w:val="single"/>
          </w:rPr>
          <w:t>SRIOV + SmartNIC</w:t>
        </w:r>
      </w:ins>
    </w:p>
    <w:p w14:paraId="41F5B0F6" w14:textId="1C1140BB" w:rsidR="0079680E" w:rsidDel="0079680E" w:rsidRDefault="0079680E" w:rsidP="004E1954">
      <w:pPr>
        <w:pStyle w:val="BodyText"/>
        <w:rPr>
          <w:del w:id="1687" w:author="Patrick Ames" w:date="2020-11-09T09:03:00Z"/>
        </w:rPr>
      </w:pPr>
    </w:p>
    <w:p w14:paraId="68833B92" w14:textId="20E21375" w:rsidR="00AB4DE0" w:rsidDel="0079680E" w:rsidRDefault="00386B89" w:rsidP="004E1954">
      <w:pPr>
        <w:pStyle w:val="BodyText"/>
        <w:rPr>
          <w:del w:id="1688" w:author="Patrick Ames" w:date="2020-11-09T09:03:00Z"/>
        </w:rPr>
      </w:pPr>
      <w:del w:id="1689" w:author="Patrick Ames" w:date="2020-11-09T09:03:00Z">
        <w:r w:rsidRPr="006A15AD" w:rsidDel="0079680E">
          <w:rPr>
            <w:b/>
            <w:bCs/>
            <w:u w:val="single"/>
          </w:rPr>
          <w:delText>XVIO</w:delText>
        </w:r>
        <w:r w:rsidR="00AB4DE0" w:rsidRPr="006A15AD" w:rsidDel="0079680E">
          <w:rPr>
            <w:b/>
            <w:bCs/>
            <w:u w:val="single"/>
          </w:rPr>
          <w:delText xml:space="preserve"> + Smart NIC</w:delText>
        </w:r>
        <w:r w:rsidR="00AB4DE0" w:rsidDel="0079680E">
          <w:delText>:</w:delText>
        </w:r>
      </w:del>
    </w:p>
    <w:p w14:paraId="0D914A8D" w14:textId="1BB2D81C" w:rsidR="00AB4DE0" w:rsidRDefault="0010278B" w:rsidP="004E1954">
      <w:pPr>
        <w:pStyle w:val="BodyText"/>
        <w:rPr>
          <w:ins w:id="1690" w:author="Patrick Ames" w:date="2020-11-09T09:04:00Z"/>
          <w:noProof/>
        </w:rPr>
      </w:pPr>
      <w:r>
        <w:rPr>
          <w:noProof/>
        </w:rPr>
        <w:object w:dxaOrig="9108" w:dyaOrig="8521" w14:anchorId="6DEB8D7C">
          <v:shape id="_x0000_i1025" type="#_x0000_t75" alt="" style="width:290.65pt;height:270.85pt;mso-width-percent:0;mso-height-percent:0;mso-width-percent:0;mso-height-percent:0" o:ole="">
            <v:imagedata r:id="rId69" o:title=""/>
          </v:shape>
          <o:OLEObject Type="Embed" ProgID="Visio.Drawing.15" ShapeID="_x0000_i1025" DrawAspect="Content" ObjectID="_1666501881" r:id="rId70"/>
        </w:object>
      </w:r>
    </w:p>
    <w:p w14:paraId="37196D3C" w14:textId="057DD9ED" w:rsidR="0079680E" w:rsidRDefault="0079680E" w:rsidP="004E1954">
      <w:pPr>
        <w:pStyle w:val="BodyText"/>
      </w:pPr>
      <w:ins w:id="1691" w:author="Patrick Ames" w:date="2020-11-09T09:04:00Z">
        <w:r>
          <w:rPr>
            <w:u w:val="single"/>
          </w:rPr>
          <w:t>Figuree 2.44</w:t>
        </w:r>
        <w:r>
          <w:rPr>
            <w:u w:val="single"/>
          </w:rPr>
          <w:tab/>
        </w:r>
        <w:r w:rsidRPr="00491FD3">
          <w:rPr>
            <w:u w:val="single"/>
          </w:rPr>
          <w:t>XVIO + Smart NIC</w:t>
        </w:r>
      </w:ins>
    </w:p>
    <w:p w14:paraId="19E5B607" w14:textId="77777777" w:rsidR="00AB4DE0" w:rsidRDefault="00AB4DE0" w:rsidP="004E1954">
      <w:pPr>
        <w:pStyle w:val="Heading3"/>
      </w:pPr>
      <w:bookmarkStart w:id="1692" w:name="X12e06c6a6dcaaa94196660c16eba1d346baffc7"/>
      <w:bookmarkStart w:id="1693" w:name="_Toc54881600"/>
      <w:r>
        <w:t>eBPF and XDP</w:t>
      </w:r>
      <w:bookmarkEnd w:id="1692"/>
      <w:bookmarkEnd w:id="1693"/>
    </w:p>
    <w:p w14:paraId="1C84E3DE" w14:textId="1C17702F" w:rsidR="00AB4DE0" w:rsidRDefault="00AB4DE0" w:rsidP="004E1954">
      <w:pPr>
        <w:pStyle w:val="FirstParagraph"/>
      </w:pPr>
      <w:r>
        <w:t xml:space="preserve">Berkeley Packet Filter (BPF) was designed for capturing and filtering network packets that matched specific rules. In </w:t>
      </w:r>
      <w:ins w:id="1694" w:author="Patrick Ames" w:date="2020-11-09T09:05:00Z">
        <w:r w:rsidR="004E540A">
          <w:t xml:space="preserve">the </w:t>
        </w:r>
      </w:ins>
      <w:del w:id="1695" w:author="Patrick Ames" w:date="2020-11-09T09:05:00Z">
        <w:r w:rsidDel="004E540A">
          <w:delText xml:space="preserve">last </w:delText>
        </w:r>
      </w:del>
      <w:ins w:id="1696" w:author="Patrick Ames" w:date="2020-11-09T09:05:00Z">
        <w:r w:rsidR="004E540A">
          <w:t xml:space="preserve">past few </w:t>
        </w:r>
      </w:ins>
      <w:r>
        <w:t xml:space="preserve">years </w:t>
      </w:r>
      <w:r w:rsidRPr="004E540A">
        <w:rPr>
          <w:i/>
          <w:iCs/>
          <w:rPrChange w:id="1697" w:author="Patrick Ames" w:date="2020-11-09T09:05:00Z">
            <w:rPr/>
          </w:rPrChange>
        </w:rPr>
        <w:t>extended BPF</w:t>
      </w:r>
      <w:r>
        <w:t xml:space="preserve"> (eBPF) has been designed to take advantage of new hardware (64 bits usage for in</w:t>
      </w:r>
      <w:r w:rsidR="00BC7210">
        <w:t>s</w:t>
      </w:r>
      <w:r>
        <w:t xml:space="preserve">tance). An eBPF program is </w:t>
      </w:r>
      <w:del w:id="1698" w:author="Patrick Ames" w:date="2020-11-09T09:06:00Z">
        <w:r w:rsidDel="004E540A">
          <w:delText>"</w:delText>
        </w:r>
      </w:del>
      <w:r>
        <w:t>attached</w:t>
      </w:r>
      <w:del w:id="1699" w:author="Patrick Ames" w:date="2020-11-09T09:06:00Z">
        <w:r w:rsidDel="004E540A">
          <w:delText>"</w:delText>
        </w:r>
      </w:del>
      <w:r>
        <w:t xml:space="preserve"> to a designated code path in the kernel.</w:t>
      </w:r>
    </w:p>
    <w:p w14:paraId="31266D67" w14:textId="2FB1F977" w:rsidR="00AB4DE0" w:rsidRDefault="00AB4DE0" w:rsidP="004E1954">
      <w:pPr>
        <w:pStyle w:val="BodyText"/>
      </w:pPr>
      <w:r>
        <w:t>eXpress Data Path (XDP), uses eBPF to achieve high-performance packet processing by running eBPF programs at the lowest level of the network stack, immediately after a packet is received</w:t>
      </w:r>
      <w:del w:id="1700" w:author="Patrick Ames" w:date="2020-11-09T09:06:00Z">
        <w:r w:rsidDel="004E540A">
          <w:delText xml:space="preserve">. </w:delText>
        </w:r>
      </w:del>
      <w:ins w:id="1701" w:author="Patrick Ames" w:date="2020-11-09T09:06:00Z">
        <w:r w:rsidR="004E540A">
          <w:t xml:space="preserve"> by </w:t>
        </w:r>
      </w:ins>
      <w:r>
        <w:t>XDP.</w:t>
      </w:r>
      <w:ins w:id="1702" w:author="Patrick Ames" w:date="2020-11-09T09:06:00Z">
        <w:r w:rsidR="004E540A">
          <w:t xml:space="preserve"> See Figure 2.45.</w:t>
        </w:r>
      </w:ins>
    </w:p>
    <w:p w14:paraId="2A3FD346" w14:textId="77777777" w:rsidR="00AB4DE0" w:rsidRDefault="00AB4DE0" w:rsidP="004E1954">
      <w:pPr>
        <w:pStyle w:val="BodyText"/>
      </w:pPr>
      <w:r>
        <w:rPr>
          <w:noProof/>
        </w:rPr>
        <w:drawing>
          <wp:inline distT="0" distB="0" distL="0" distR="0" wp14:anchorId="29CBCA26" wp14:editId="0A16DBBD">
            <wp:extent cx="4409872" cy="5067836"/>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2.emf"/>
                    <pic:cNvPicPr>
                      <a:picLocks noChangeAspect="1" noChangeArrowheads="1"/>
                    </pic:cNvPicPr>
                  </pic:nvPicPr>
                  <pic:blipFill>
                    <a:blip r:embed="rId71"/>
                    <a:stretch>
                      <a:fillRect/>
                    </a:stretch>
                  </pic:blipFill>
                  <pic:spPr bwMode="auto">
                    <a:xfrm>
                      <a:off x="0" y="0"/>
                      <a:ext cx="4409872" cy="5067836"/>
                    </a:xfrm>
                    <a:prstGeom prst="rect">
                      <a:avLst/>
                    </a:prstGeom>
                    <a:noFill/>
                    <a:ln w="9525">
                      <a:noFill/>
                      <a:headEnd/>
                      <a:tailEnd/>
                    </a:ln>
                  </pic:spPr>
                </pic:pic>
              </a:graphicData>
            </a:graphic>
          </wp:inline>
        </w:drawing>
      </w:r>
    </w:p>
    <w:p w14:paraId="16D02248" w14:textId="62537291" w:rsidR="00CA3EC4" w:rsidRPr="004E540A" w:rsidRDefault="004E540A">
      <w:pPr>
        <w:pStyle w:val="BodyText"/>
        <w:rPr>
          <w:ins w:id="1703" w:author="Patrick Ames" w:date="2020-11-09T09:07:00Z"/>
        </w:rPr>
        <w:pPrChange w:id="1704" w:author="Patrick Ames" w:date="2020-11-09T09:07:00Z">
          <w:pPr>
            <w:pStyle w:val="BodyText"/>
            <w:spacing w:before="0" w:after="0"/>
          </w:pPr>
        </w:pPrChange>
      </w:pPr>
      <w:ins w:id="1705" w:author="Patrick Ames" w:date="2020-11-09T09:06:00Z">
        <w:r>
          <w:t>Figure 2.45</w:t>
        </w:r>
      </w:ins>
      <w:ins w:id="1706" w:author="Patrick Ames" w:date="2020-11-09T09:07:00Z">
        <w:r>
          <w:tab/>
        </w:r>
      </w:ins>
      <w:ins w:id="1707" w:author="Patrick Ames" w:date="2020-11-09T09:06:00Z">
        <w:r>
          <w:t>eBPF and XDP</w:t>
        </w:r>
      </w:ins>
    </w:p>
    <w:p w14:paraId="365F0D80" w14:textId="7795C5C2" w:rsidR="004E540A" w:rsidDel="004E540A" w:rsidRDefault="004E540A" w:rsidP="00CA3EC4">
      <w:pPr>
        <w:pStyle w:val="BodyText"/>
        <w:spacing w:before="0" w:after="0"/>
        <w:rPr>
          <w:del w:id="1708" w:author="Patrick Ames" w:date="2020-11-09T09:07:00Z"/>
        </w:rPr>
      </w:pPr>
    </w:p>
    <w:p w14:paraId="6D98E983" w14:textId="66C06934" w:rsidR="00AB4DE0" w:rsidRDefault="00AB4DE0" w:rsidP="00CA3EC4">
      <w:pPr>
        <w:pStyle w:val="BodyText"/>
        <w:spacing w:before="0" w:after="0"/>
      </w:pPr>
      <w:r>
        <w:t xml:space="preserve">XDP support is made available in the Linux </w:t>
      </w:r>
      <w:del w:id="1709" w:author="Patrick Ames" w:date="2020-11-09T09:07:00Z">
        <w:r w:rsidDel="004E540A">
          <w:delText xml:space="preserve">Kernel </w:delText>
        </w:r>
      </w:del>
      <w:ins w:id="1710" w:author="Patrick Ames" w:date="2020-11-09T09:07:00Z">
        <w:r w:rsidR="004E540A">
          <w:t xml:space="preserve">kernel </w:t>
        </w:r>
      </w:ins>
      <w:r>
        <w:t xml:space="preserve">since version 4.8, while eBPF is supported in the Linux </w:t>
      </w:r>
      <w:del w:id="1711" w:author="Patrick Ames" w:date="2020-11-09T09:07:00Z">
        <w:r w:rsidDel="004E540A">
          <w:delText xml:space="preserve">Kernel </w:delText>
        </w:r>
      </w:del>
      <w:ins w:id="1712" w:author="Patrick Ames" w:date="2020-11-09T09:07:00Z">
        <w:r w:rsidR="004E540A">
          <w:t xml:space="preserve">kernel </w:t>
        </w:r>
      </w:ins>
      <w:r>
        <w:t>since version 3.18.</w:t>
      </w:r>
    </w:p>
    <w:p w14:paraId="1E433290" w14:textId="77777777" w:rsidR="00AB4DE0" w:rsidRDefault="00AB4DE0" w:rsidP="004E1954">
      <w:pPr>
        <w:pStyle w:val="BodyText"/>
      </w:pPr>
      <w:r>
        <w:t>XDP requires:</w:t>
      </w:r>
    </w:p>
    <w:p w14:paraId="12F78E6A" w14:textId="77777777" w:rsidR="00AB4DE0" w:rsidRDefault="00AB4DE0" w:rsidP="004E1954">
      <w:pPr>
        <w:numPr>
          <w:ilvl w:val="0"/>
          <w:numId w:val="2"/>
        </w:numPr>
      </w:pPr>
      <w:r>
        <w:t>MultiQ NICs</w:t>
      </w:r>
    </w:p>
    <w:p w14:paraId="3E1F32A7" w14:textId="77777777" w:rsidR="00AB4DE0" w:rsidRDefault="00AB4DE0" w:rsidP="004E1954">
      <w:pPr>
        <w:numPr>
          <w:ilvl w:val="0"/>
          <w:numId w:val="2"/>
        </w:numPr>
      </w:pPr>
      <w:r>
        <w:t>Common protocol-generic offloads:</w:t>
      </w:r>
    </w:p>
    <w:p w14:paraId="4DE708B5" w14:textId="77777777" w:rsidR="00AB4DE0" w:rsidRDefault="00AB4DE0" w:rsidP="004E1954">
      <w:pPr>
        <w:numPr>
          <w:ilvl w:val="1"/>
          <w:numId w:val="2"/>
        </w:numPr>
      </w:pPr>
      <w:r>
        <w:t>TX/RX checksum offload</w:t>
      </w:r>
    </w:p>
    <w:p w14:paraId="3345F201" w14:textId="77777777" w:rsidR="00AB4DE0" w:rsidRDefault="00AB4DE0" w:rsidP="004E1954">
      <w:pPr>
        <w:numPr>
          <w:ilvl w:val="1"/>
          <w:numId w:val="2"/>
        </w:numPr>
      </w:pPr>
      <w:r>
        <w:t>Received Side Scaling</w:t>
      </w:r>
    </w:p>
    <w:p w14:paraId="1D61D992" w14:textId="77777777" w:rsidR="00AB4DE0" w:rsidRDefault="00AB4DE0" w:rsidP="004E1954">
      <w:pPr>
        <w:numPr>
          <w:ilvl w:val="1"/>
          <w:numId w:val="2"/>
        </w:numPr>
      </w:pPr>
      <w:r>
        <w:t>Transport Segmentation offload (TSO)</w:t>
      </w:r>
    </w:p>
    <w:p w14:paraId="4DE47B46" w14:textId="77777777" w:rsidR="00AB4DE0" w:rsidRDefault="00AB4DE0" w:rsidP="004E1954">
      <w:pPr>
        <w:pStyle w:val="FirstParagraph"/>
      </w:pPr>
      <w:r>
        <w:t>XDP packet processor performs:</w:t>
      </w:r>
    </w:p>
    <w:p w14:paraId="5159FFF9" w14:textId="77777777" w:rsidR="00AB4DE0" w:rsidRDefault="00AB4DE0" w:rsidP="004E1954">
      <w:pPr>
        <w:numPr>
          <w:ilvl w:val="0"/>
          <w:numId w:val="2"/>
        </w:numPr>
      </w:pPr>
      <w:r>
        <w:t>In Kernel RX packets processing</w:t>
      </w:r>
    </w:p>
    <w:p w14:paraId="04BDE19B" w14:textId="77777777" w:rsidR="00AB4DE0" w:rsidRDefault="00AB4DE0" w:rsidP="004E1954">
      <w:pPr>
        <w:numPr>
          <w:ilvl w:val="0"/>
          <w:numId w:val="2"/>
        </w:numPr>
      </w:pPr>
      <w:r>
        <w:t>Process RX packets directly (without any additional memory allocation for software queue, nor socket buffer allocation)</w:t>
      </w:r>
    </w:p>
    <w:p w14:paraId="0384AB3D" w14:textId="77777777" w:rsidR="00AB4DE0" w:rsidRDefault="00AB4DE0" w:rsidP="004E1954">
      <w:pPr>
        <w:numPr>
          <w:ilvl w:val="0"/>
          <w:numId w:val="2"/>
        </w:numPr>
      </w:pPr>
      <w:r>
        <w:t>Assign one CPU to each RX queue. This CPU can be configured into poll mode or interrupt mode.</w:t>
      </w:r>
    </w:p>
    <w:p w14:paraId="13A9F1EB" w14:textId="77777777" w:rsidR="00AB4DE0" w:rsidRDefault="00AB4DE0" w:rsidP="004E1954">
      <w:pPr>
        <w:numPr>
          <w:ilvl w:val="0"/>
          <w:numId w:val="2"/>
        </w:numPr>
      </w:pPr>
      <w:r>
        <w:t>Trigger BPF program for packet processing</w:t>
      </w:r>
    </w:p>
    <w:p w14:paraId="79B28508" w14:textId="77777777" w:rsidR="00AB4DE0" w:rsidRDefault="00AB4DE0" w:rsidP="004E1954">
      <w:pPr>
        <w:pStyle w:val="FirstParagraph"/>
      </w:pPr>
      <w:r>
        <w:t>BFP programs:</w:t>
      </w:r>
    </w:p>
    <w:p w14:paraId="50A67ABE" w14:textId="77777777" w:rsidR="00AB4DE0" w:rsidRDefault="00AB4DE0" w:rsidP="004E1954">
      <w:pPr>
        <w:numPr>
          <w:ilvl w:val="0"/>
          <w:numId w:val="2"/>
        </w:numPr>
      </w:pPr>
      <w:r>
        <w:t>parse packets</w:t>
      </w:r>
    </w:p>
    <w:p w14:paraId="1DBFA829" w14:textId="77777777" w:rsidR="00AB4DE0" w:rsidRDefault="00AB4DE0" w:rsidP="004E1954">
      <w:pPr>
        <w:numPr>
          <w:ilvl w:val="0"/>
          <w:numId w:val="2"/>
        </w:numPr>
      </w:pPr>
      <w:r>
        <w:t>perform table lookup</w:t>
      </w:r>
    </w:p>
    <w:p w14:paraId="5CA2FE44" w14:textId="77777777" w:rsidR="00AB4DE0" w:rsidRDefault="00AB4DE0" w:rsidP="004E1954">
      <w:pPr>
        <w:numPr>
          <w:ilvl w:val="0"/>
          <w:numId w:val="2"/>
        </w:numPr>
      </w:pPr>
      <w:r>
        <w:t>manage stateful filters</w:t>
      </w:r>
    </w:p>
    <w:p w14:paraId="74015A94" w14:textId="5DC05BBB" w:rsidR="00AB4DE0" w:rsidRPr="00AB4DE0" w:rsidRDefault="00AB4DE0" w:rsidP="004E1954">
      <w:pPr>
        <w:numPr>
          <w:ilvl w:val="0"/>
          <w:numId w:val="2"/>
        </w:numPr>
        <w:rPr>
          <w:lang w:val="fr-FR"/>
        </w:rPr>
      </w:pPr>
      <w:r w:rsidRPr="006A7303">
        <w:rPr>
          <w:lang w:val="fr-FR"/>
        </w:rPr>
        <w:t>manipulate</w:t>
      </w:r>
      <w:r w:rsidRPr="00AB4DE0">
        <w:rPr>
          <w:lang w:val="fr-FR"/>
        </w:rPr>
        <w:t xml:space="preserve"> </w:t>
      </w:r>
      <w:r w:rsidRPr="006A7303">
        <w:rPr>
          <w:lang w:val="fr-FR"/>
        </w:rPr>
        <w:t>packets</w:t>
      </w:r>
      <w:r w:rsidRPr="00AB4DE0">
        <w:rPr>
          <w:lang w:val="fr-FR"/>
        </w:rPr>
        <w:t xml:space="preserve"> (encapsulation, </w:t>
      </w:r>
      <w:r w:rsidRPr="006A7303">
        <w:rPr>
          <w:lang w:val="fr-FR"/>
        </w:rPr>
        <w:t>decapsulation</w:t>
      </w:r>
      <w:r w:rsidRPr="00AB4DE0">
        <w:rPr>
          <w:lang w:val="fr-FR"/>
        </w:rPr>
        <w:t>, NAT, …)</w:t>
      </w:r>
    </w:p>
    <w:p w14:paraId="72FCE4D6" w14:textId="378BFFA2" w:rsidR="00AB4DE0" w:rsidRDefault="00AB4DE0" w:rsidP="004E1954">
      <w:pPr>
        <w:pStyle w:val="FirstParagraph"/>
      </w:pPr>
      <w:r>
        <w:t>BFP program main actions are:</w:t>
      </w:r>
    </w:p>
    <w:p w14:paraId="6AE3D65B" w14:textId="77777777" w:rsidR="00AB4DE0" w:rsidRDefault="00AB4DE0" w:rsidP="004E1954">
      <w:pPr>
        <w:numPr>
          <w:ilvl w:val="0"/>
          <w:numId w:val="2"/>
        </w:numPr>
      </w:pPr>
      <w:r>
        <w:t>Forward</w:t>
      </w:r>
    </w:p>
    <w:p w14:paraId="41A36190" w14:textId="77777777" w:rsidR="00AB4DE0" w:rsidRDefault="00AB4DE0" w:rsidP="004E1954">
      <w:pPr>
        <w:numPr>
          <w:ilvl w:val="0"/>
          <w:numId w:val="2"/>
        </w:numPr>
      </w:pPr>
      <w:r>
        <w:t>Forward after modification (NAT)</w:t>
      </w:r>
    </w:p>
    <w:p w14:paraId="33E29892" w14:textId="77777777" w:rsidR="00AB4DE0" w:rsidRDefault="00AB4DE0" w:rsidP="004E1954">
      <w:pPr>
        <w:numPr>
          <w:ilvl w:val="0"/>
          <w:numId w:val="2"/>
        </w:numPr>
      </w:pPr>
      <w:r>
        <w:t>Drop</w:t>
      </w:r>
    </w:p>
    <w:p w14:paraId="1703E8EA" w14:textId="77777777" w:rsidR="00AB4DE0" w:rsidRDefault="00AB4DE0" w:rsidP="004E1954">
      <w:pPr>
        <w:numPr>
          <w:ilvl w:val="0"/>
          <w:numId w:val="2"/>
        </w:numPr>
      </w:pPr>
      <w:r>
        <w:t>Normal receive (regular Linux packet processing with socket buffer and TCP/IP stack)</w:t>
      </w:r>
    </w:p>
    <w:p w14:paraId="0C0B249D" w14:textId="77777777" w:rsidR="00AB4DE0" w:rsidRDefault="00AB4DE0" w:rsidP="004E1954">
      <w:pPr>
        <w:numPr>
          <w:ilvl w:val="0"/>
          <w:numId w:val="2"/>
        </w:numPr>
      </w:pPr>
      <w:r>
        <w:t>Generic Receive Offload (coalesce several received packets of a same connection</w:t>
      </w:r>
    </w:p>
    <w:p w14:paraId="22885914" w14:textId="31CCA89F" w:rsidR="00AB4DE0" w:rsidRDefault="00AB4DE0" w:rsidP="004E1954">
      <w:pPr>
        <w:pStyle w:val="FirstParagraph"/>
      </w:pPr>
      <w:r>
        <w:t>XDP is also able to offload an eBPF program to a NIC card which supports it, reducing the CPU load.</w:t>
      </w:r>
      <w:ins w:id="1713" w:author="Patrick Ames" w:date="2020-11-09T09:08:00Z">
        <w:r w:rsidR="004E540A">
          <w:t xml:space="preserve"> See Figure 2.46.</w:t>
        </w:r>
      </w:ins>
    </w:p>
    <w:p w14:paraId="63CE1706" w14:textId="5D63F979" w:rsidR="00AB4DE0" w:rsidRDefault="00AB4DE0" w:rsidP="004E1954">
      <w:pPr>
        <w:pStyle w:val="BodyText"/>
        <w:rPr>
          <w:ins w:id="1714" w:author="Patrick Ames" w:date="2020-11-09T09:08:00Z"/>
        </w:rPr>
      </w:pPr>
      <w:r>
        <w:rPr>
          <w:noProof/>
        </w:rPr>
        <w:drawing>
          <wp:inline distT="0" distB="0" distL="0" distR="0" wp14:anchorId="29F8A386" wp14:editId="42A6188E">
            <wp:extent cx="4409872" cy="5067836"/>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3.emf"/>
                    <pic:cNvPicPr>
                      <a:picLocks noChangeAspect="1" noChangeArrowheads="1"/>
                    </pic:cNvPicPr>
                  </pic:nvPicPr>
                  <pic:blipFill>
                    <a:blip r:embed="rId72"/>
                    <a:stretch>
                      <a:fillRect/>
                    </a:stretch>
                  </pic:blipFill>
                  <pic:spPr bwMode="auto">
                    <a:xfrm>
                      <a:off x="0" y="0"/>
                      <a:ext cx="4409872" cy="5067836"/>
                    </a:xfrm>
                    <a:prstGeom prst="rect">
                      <a:avLst/>
                    </a:prstGeom>
                    <a:noFill/>
                    <a:ln w="9525">
                      <a:noFill/>
                      <a:headEnd/>
                      <a:tailEnd/>
                    </a:ln>
                  </pic:spPr>
                </pic:pic>
              </a:graphicData>
            </a:graphic>
          </wp:inline>
        </w:drawing>
      </w:r>
    </w:p>
    <w:p w14:paraId="5F6680AE" w14:textId="4C012A28" w:rsidR="004E540A" w:rsidRDefault="004E540A" w:rsidP="004E1954">
      <w:pPr>
        <w:pStyle w:val="BodyText"/>
      </w:pPr>
      <w:ins w:id="1715" w:author="Patrick Ames" w:date="2020-11-09T09:08:00Z">
        <w:r>
          <w:t>Figure 2.46</w:t>
        </w:r>
        <w:r>
          <w:tab/>
          <w:t>XDP Offloads eBPF programs to a NIC card</w:t>
        </w:r>
      </w:ins>
    </w:p>
    <w:p w14:paraId="74563B4F" w14:textId="63BB1C3E" w:rsidR="00AB4DE0" w:rsidRDefault="00AB4DE0" w:rsidP="004E1954">
      <w:pPr>
        <w:pStyle w:val="BodyText"/>
      </w:pPr>
      <w:r>
        <w:t>XDP and eBPF do</w:t>
      </w:r>
      <w:del w:id="1716" w:author="Patrick Ames" w:date="2020-11-09T09:08:00Z">
        <w:r w:rsidDel="004E540A">
          <w:delText>es</w:delText>
        </w:r>
      </w:del>
      <w:r>
        <w:t xml:space="preserve"> not require:</w:t>
      </w:r>
    </w:p>
    <w:p w14:paraId="2B2E48C0" w14:textId="0FAD2AE1" w:rsidR="00AB4DE0" w:rsidRDefault="00AB4DE0" w:rsidP="004E1954">
      <w:pPr>
        <w:numPr>
          <w:ilvl w:val="0"/>
          <w:numId w:val="2"/>
        </w:numPr>
      </w:pPr>
      <w:del w:id="1717" w:author="Patrick Ames" w:date="2020-11-09T09:09:00Z">
        <w:r w:rsidDel="004E540A">
          <w:delText xml:space="preserve">to </w:delText>
        </w:r>
      </w:del>
      <w:r>
        <w:t>alloc</w:t>
      </w:r>
      <w:del w:id="1718" w:author="Patrick Ames" w:date="2020-11-09T09:09:00Z">
        <w:r w:rsidDel="004E540A">
          <w:delText>ate</w:delText>
        </w:r>
      </w:del>
      <w:ins w:id="1719" w:author="Patrick Ames" w:date="2020-11-09T09:09:00Z">
        <w:r w:rsidR="004E540A">
          <w:t>ation of</w:t>
        </w:r>
      </w:ins>
      <w:r>
        <w:t xml:space="preserve"> large pages</w:t>
      </w:r>
    </w:p>
    <w:p w14:paraId="29A9BBC1" w14:textId="64F3EB28" w:rsidR="00AB4DE0" w:rsidRDefault="004E540A" w:rsidP="004E1954">
      <w:pPr>
        <w:numPr>
          <w:ilvl w:val="0"/>
          <w:numId w:val="2"/>
        </w:numPr>
      </w:pPr>
      <w:ins w:id="1720" w:author="Patrick Ames" w:date="2020-11-09T09:09:00Z">
        <w:r>
          <w:t xml:space="preserve">allocation of </w:t>
        </w:r>
      </w:ins>
      <w:del w:id="1721" w:author="Patrick Ames" w:date="2020-11-09T09:09:00Z">
        <w:r w:rsidR="00AB4DE0" w:rsidDel="004E540A">
          <w:delText xml:space="preserve">to allocate </w:delText>
        </w:r>
      </w:del>
      <w:r w:rsidR="00AB4DE0">
        <w:t>dedicated CPUs</w:t>
      </w:r>
    </w:p>
    <w:p w14:paraId="6F9491F5" w14:textId="2EE25708" w:rsidR="00AB4DE0" w:rsidRDefault="00AB4DE0" w:rsidP="004E1954">
      <w:pPr>
        <w:numPr>
          <w:ilvl w:val="0"/>
          <w:numId w:val="2"/>
        </w:numPr>
      </w:pPr>
      <w:del w:id="1722" w:author="Patrick Ames" w:date="2020-11-09T09:09:00Z">
        <w:r w:rsidDel="004E540A">
          <w:delText>to choose</w:delText>
        </w:r>
      </w:del>
      <w:ins w:id="1723" w:author="Patrick Ames" w:date="2020-11-09T09:09:00Z">
        <w:r w:rsidR="004E540A">
          <w:t>choosing</w:t>
        </w:r>
      </w:ins>
      <w:r>
        <w:t xml:space="preserve"> packet polling or interrupt driven networking model</w:t>
      </w:r>
    </w:p>
    <w:p w14:paraId="31B062B5" w14:textId="77777777" w:rsidR="00AB4DE0" w:rsidRDefault="00AB4DE0" w:rsidP="004E1954">
      <w:pPr>
        <w:numPr>
          <w:ilvl w:val="0"/>
          <w:numId w:val="2"/>
        </w:numPr>
      </w:pPr>
      <w:r>
        <w:t>user space to kernel space context switching to perform eBPF filtering</w:t>
      </w:r>
    </w:p>
    <w:p w14:paraId="56C79996" w14:textId="01338D0D" w:rsidR="00AB4DE0" w:rsidRDefault="00AB4DE0" w:rsidP="004E1954">
      <w:pPr>
        <w:numPr>
          <w:ilvl w:val="0"/>
          <w:numId w:val="2"/>
        </w:numPr>
      </w:pPr>
      <w:r>
        <w:t>allow</w:t>
      </w:r>
      <w:ins w:id="1724" w:author="Patrick Ames" w:date="2020-11-09T09:09:00Z">
        <w:r w:rsidR="004E540A">
          <w:t>ing</w:t>
        </w:r>
      </w:ins>
      <w:r>
        <w:t xml:space="preserve"> packet processing offload when supported by used NIC card</w:t>
      </w:r>
    </w:p>
    <w:p w14:paraId="425BF58B" w14:textId="0B6A65D5" w:rsidR="00AB4DE0" w:rsidDel="004E540A" w:rsidRDefault="00AB4DE0" w:rsidP="004E1954">
      <w:pPr>
        <w:pStyle w:val="FirstParagraph"/>
        <w:rPr>
          <w:del w:id="1725" w:author="Patrick Ames" w:date="2020-11-09T09:09:00Z"/>
        </w:rPr>
      </w:pPr>
      <w:del w:id="1726" w:author="Patrick Ames" w:date="2020-11-09T09:09:00Z">
        <w:r w:rsidDel="004E540A">
          <w:delText>PS</w:delText>
        </w:r>
      </w:del>
      <w:ins w:id="1727" w:author="Patrick Ames" w:date="2020-11-09T09:09:00Z">
        <w:r w:rsidR="004E540A">
          <w:t>NOTE</w:t>
        </w:r>
        <w:r w:rsidR="004E540A">
          <w:tab/>
        </w:r>
      </w:ins>
      <w:del w:id="1728" w:author="Patrick Ames" w:date="2020-11-09T09:09:00Z">
        <w:r w:rsidDel="004E540A">
          <w:delText>:</w:delText>
        </w:r>
      </w:del>
      <w:r>
        <w:t xml:space="preserve"> eBPF rules are also supported in DPDK application.</w:t>
      </w:r>
      <w:ins w:id="1729" w:author="Patrick Ames" w:date="2020-11-09T09:09:00Z">
        <w:r w:rsidR="004E540A">
          <w:t xml:space="preserve"> See: </w:t>
        </w:r>
      </w:ins>
    </w:p>
    <w:p w14:paraId="5CE7BE78" w14:textId="77777777" w:rsidR="00AB4DE0" w:rsidRDefault="00832BEC">
      <w:pPr>
        <w:pStyle w:val="FirstParagraph"/>
        <w:pPrChange w:id="1730" w:author="Patrick Ames" w:date="2020-11-09T09:09:00Z">
          <w:pPr>
            <w:pStyle w:val="BodyText"/>
          </w:pPr>
        </w:pPrChange>
      </w:pPr>
      <w:r>
        <w:fldChar w:fldCharType="begin"/>
      </w:r>
      <w:r>
        <w:instrText xml:space="preserve"> HYPERLINK "https://www.redhat.com/en/blog/using-express-data-path-xdp-red-hat-enterprise-linux-8" \h </w:instrText>
      </w:r>
      <w:r>
        <w:fldChar w:fldCharType="separate"/>
      </w:r>
      <w:r w:rsidR="00AB4DE0">
        <w:rPr>
          <w:rStyle w:val="Hyperlink"/>
        </w:rPr>
        <w:t>https://www.redhat.com/en/blog/using-express-data-path-xdp-red-hat-enterprise-linux-8</w:t>
      </w:r>
      <w:r>
        <w:rPr>
          <w:rStyle w:val="Hyperlink"/>
        </w:rPr>
        <w:fldChar w:fldCharType="end"/>
      </w:r>
    </w:p>
    <w:p w14:paraId="4182EDCA" w14:textId="13FE218B" w:rsidR="00AB4DE0" w:rsidRPr="00215021" w:rsidRDefault="00AB4DE0" w:rsidP="004E1954">
      <w:pPr>
        <w:pStyle w:val="Heading2"/>
        <w:rPr>
          <w:sz w:val="32"/>
          <w:szCs w:val="32"/>
          <w:rPrChange w:id="1731" w:author="Patrick Ames" w:date="2020-11-09T09:10:00Z">
            <w:rPr/>
          </w:rPrChange>
        </w:rPr>
      </w:pPr>
      <w:bookmarkStart w:id="1732" w:name="X8b62bb81963c951aed77976562580f936084c4b"/>
      <w:bookmarkStart w:id="1733" w:name="_Toc54881601"/>
      <w:commentRangeStart w:id="1734"/>
      <w:r w:rsidRPr="00215021">
        <w:rPr>
          <w:sz w:val="32"/>
          <w:szCs w:val="32"/>
          <w:rPrChange w:id="1735" w:author="Patrick Ames" w:date="2020-11-09T09:10:00Z">
            <w:rPr/>
          </w:rPrChange>
        </w:rPr>
        <w:t xml:space="preserve">NIC </w:t>
      </w:r>
      <w:del w:id="1736" w:author="Patrick Ames" w:date="2020-11-09T09:10:00Z">
        <w:r w:rsidRPr="00215021" w:rsidDel="00215021">
          <w:rPr>
            <w:sz w:val="32"/>
            <w:szCs w:val="32"/>
            <w:rPrChange w:id="1737" w:author="Patrick Ames" w:date="2020-11-09T09:10:00Z">
              <w:rPr/>
            </w:rPrChange>
          </w:rPr>
          <w:delText xml:space="preserve">virtualization </w:delText>
        </w:r>
      </w:del>
      <w:ins w:id="1738" w:author="Patrick Ames" w:date="2020-11-09T09:10:00Z">
        <w:r w:rsidR="00215021" w:rsidRPr="00215021">
          <w:rPr>
            <w:sz w:val="32"/>
            <w:szCs w:val="32"/>
            <w:rPrChange w:id="1739" w:author="Patrick Ames" w:date="2020-11-09T09:10:00Z">
              <w:rPr/>
            </w:rPrChange>
          </w:rPr>
          <w:t xml:space="preserve">Virtualization </w:t>
        </w:r>
      </w:ins>
      <w:del w:id="1740" w:author="Patrick Ames" w:date="2020-11-09T09:10:00Z">
        <w:r w:rsidRPr="00215021" w:rsidDel="00215021">
          <w:rPr>
            <w:sz w:val="32"/>
            <w:szCs w:val="32"/>
            <w:rPrChange w:id="1741" w:author="Patrick Ames" w:date="2020-11-09T09:10:00Z">
              <w:rPr/>
            </w:rPrChange>
          </w:rPr>
          <w:delText xml:space="preserve">solutions </w:delText>
        </w:r>
      </w:del>
      <w:ins w:id="1742" w:author="Patrick Ames" w:date="2020-11-09T09:10:00Z">
        <w:r w:rsidR="00215021" w:rsidRPr="00215021">
          <w:rPr>
            <w:sz w:val="32"/>
            <w:szCs w:val="32"/>
            <w:rPrChange w:id="1743" w:author="Patrick Ames" w:date="2020-11-09T09:10:00Z">
              <w:rPr/>
            </w:rPrChange>
          </w:rPr>
          <w:t xml:space="preserve">Solutions </w:t>
        </w:r>
      </w:ins>
      <w:del w:id="1744" w:author="Patrick Ames" w:date="2020-11-09T09:10:00Z">
        <w:r w:rsidRPr="00215021" w:rsidDel="00215021">
          <w:rPr>
            <w:sz w:val="32"/>
            <w:szCs w:val="32"/>
            <w:rPrChange w:id="1745" w:author="Patrick Ames" w:date="2020-11-09T09:10:00Z">
              <w:rPr/>
            </w:rPrChange>
          </w:rPr>
          <w:delText>summary</w:delText>
        </w:r>
      </w:del>
      <w:bookmarkEnd w:id="1732"/>
      <w:commentRangeEnd w:id="1734"/>
      <w:ins w:id="1746" w:author="Patrick Ames" w:date="2020-11-09T09:10:00Z">
        <w:r w:rsidR="00215021" w:rsidRPr="00215021">
          <w:rPr>
            <w:sz w:val="32"/>
            <w:szCs w:val="32"/>
            <w:rPrChange w:id="1747" w:author="Patrick Ames" w:date="2020-11-09T09:10:00Z">
              <w:rPr/>
            </w:rPrChange>
          </w:rPr>
          <w:t>Summary</w:t>
        </w:r>
      </w:ins>
      <w:r w:rsidR="000D3FFE" w:rsidRPr="00215021">
        <w:rPr>
          <w:rStyle w:val="CommentReference"/>
          <w:rFonts w:asciiTheme="minorHAnsi" w:eastAsiaTheme="minorHAnsi" w:hAnsiTheme="minorHAnsi" w:cstheme="minorBidi"/>
          <w:b w:val="0"/>
          <w:bCs w:val="0"/>
          <w:color w:val="auto"/>
          <w:sz w:val="18"/>
          <w:szCs w:val="18"/>
          <w:rPrChange w:id="1748" w:author="Patrick Ames" w:date="2020-11-09T09:10:00Z">
            <w:rPr>
              <w:rStyle w:val="CommentReference"/>
              <w:rFonts w:asciiTheme="minorHAnsi" w:eastAsiaTheme="minorHAnsi" w:hAnsiTheme="minorHAnsi" w:cstheme="minorBidi"/>
              <w:b w:val="0"/>
              <w:bCs w:val="0"/>
              <w:color w:val="auto"/>
            </w:rPr>
          </w:rPrChange>
        </w:rPr>
        <w:commentReference w:id="1734"/>
      </w:r>
      <w:bookmarkEnd w:id="1733"/>
    </w:p>
    <w:p w14:paraId="56E9434F" w14:textId="3533848F" w:rsidR="00AB4DE0" w:rsidRDefault="00AB4DE0" w:rsidP="00AB4DE0">
      <w:pPr>
        <w:pStyle w:val="FirstParagraph"/>
      </w:pPr>
      <w:del w:id="1749" w:author="Patrick Ames" w:date="2020-11-09T09:10:00Z">
        <w:r w:rsidDel="00215021">
          <w:delText xml:space="preserve">We’ve </w:delText>
        </w:r>
      </w:del>
      <w:ins w:id="1750" w:author="Patrick Ames" w:date="2020-11-09T09:10:00Z">
        <w:r w:rsidR="00215021">
          <w:t xml:space="preserve">You’ve </w:t>
        </w:r>
      </w:ins>
      <w:r>
        <w:t xml:space="preserve">seen lots of NIC virtualization models for virtual instances. From a full software implementation like </w:t>
      </w:r>
      <w:ins w:id="1751" w:author="Patrick Ames" w:date="2020-11-09T09:10:00Z">
        <w:r w:rsidR="00215021">
          <w:t xml:space="preserve">that </w:t>
        </w:r>
      </w:ins>
      <w:r>
        <w:t xml:space="preserve">proposed by </w:t>
      </w:r>
      <w:del w:id="1752" w:author="Patrick Ames" w:date="2020-11-09T09:10:00Z">
        <w:r w:rsidDel="00215021">
          <w:delText xml:space="preserve">VirtIO </w:delText>
        </w:r>
      </w:del>
      <w:ins w:id="1753" w:author="Patrick Ames" w:date="2020-11-09T09:10:00Z">
        <w:r w:rsidR="00215021">
          <w:t xml:space="preserve">Virtio </w:t>
        </w:r>
      </w:ins>
      <w:r>
        <w:t>to fully hardware assisted solution</w:t>
      </w:r>
      <w:ins w:id="1754" w:author="Patrick Ames" w:date="2020-11-09T09:10:00Z">
        <w:r w:rsidR="00215021">
          <w:t>s</w:t>
        </w:r>
      </w:ins>
      <w:r>
        <w:t xml:space="preserve"> like </w:t>
      </w:r>
      <w:ins w:id="1755" w:author="Patrick Ames" w:date="2020-11-09T09:10:00Z">
        <w:r w:rsidR="00215021">
          <w:t xml:space="preserve">that </w:t>
        </w:r>
      </w:ins>
      <w:r>
        <w:t>proposed by SR-IOV. Also, DPDK is providing the ability to move NIC packet processing from Kernel space to user space.</w:t>
      </w:r>
    </w:p>
    <w:p w14:paraId="4DC8213D" w14:textId="5573D1FC" w:rsidR="00AB4DE0" w:rsidRDefault="00AB4DE0" w:rsidP="00AB4DE0">
      <w:pPr>
        <w:pStyle w:val="BodyText"/>
      </w:pPr>
      <w:del w:id="1756" w:author="Patrick Ames" w:date="2020-11-09T09:11:00Z">
        <w:r w:rsidDel="00215021">
          <w:delText xml:space="preserve">In </w:delText>
        </w:r>
      </w:del>
      <w:del w:id="1757" w:author="Patrick Ames" w:date="2020-11-09T09:10:00Z">
        <w:r w:rsidDel="00215021">
          <w:delText>the diagram</w:delText>
        </w:r>
      </w:del>
      <w:ins w:id="1758" w:author="Patrick Ames" w:date="2020-11-09T09:10:00Z">
        <w:r w:rsidR="00215021">
          <w:t>Figure 2</w:t>
        </w:r>
      </w:ins>
      <w:ins w:id="1759" w:author="Patrick Ames" w:date="2020-11-09T09:11:00Z">
        <w:r w:rsidR="00215021">
          <w:t>.47</w:t>
        </w:r>
      </w:ins>
      <w:r>
        <w:t xml:space="preserve"> </w:t>
      </w:r>
      <w:del w:id="1760" w:author="Patrick Ames" w:date="2020-11-09T09:11:00Z">
        <w:r w:rsidDel="00215021">
          <w:delText>below we are providing</w:delText>
        </w:r>
      </w:del>
      <w:ins w:id="1761" w:author="Patrick Ames" w:date="2020-11-09T09:11:00Z">
        <w:r w:rsidR="00215021">
          <w:t>provides</w:t>
        </w:r>
      </w:ins>
      <w:r>
        <w:t xml:space="preserve"> an overview of </w:t>
      </w:r>
      <w:ins w:id="1762" w:author="Patrick Ames" w:date="2020-11-09T09:11:00Z">
        <w:r w:rsidR="00215021">
          <w:t xml:space="preserve">the </w:t>
        </w:r>
      </w:ins>
      <w:r>
        <w:t>NIC virtualization solution:</w:t>
      </w:r>
    </w:p>
    <w:p w14:paraId="11AFFE73" w14:textId="5CB445B0" w:rsidR="00AB4DE0" w:rsidRDefault="00AB4DE0" w:rsidP="00AB4DE0">
      <w:pPr>
        <w:numPr>
          <w:ilvl w:val="0"/>
          <w:numId w:val="2"/>
        </w:numPr>
      </w:pPr>
      <w:r>
        <w:t>Full</w:t>
      </w:r>
      <w:del w:id="1763" w:author="Patrick Ames" w:date="2020-11-09T09:11:00Z">
        <w:r w:rsidDel="00215021">
          <w:delText>y</w:delText>
        </w:r>
      </w:del>
      <w:r>
        <w:t xml:space="preserve"> software solutions are very flexible and fit</w:t>
      </w:r>
      <w:del w:id="1764" w:author="Patrick Ames" w:date="2020-11-09T09:11:00Z">
        <w:r w:rsidDel="00215021">
          <w:delText>s</w:delText>
        </w:r>
      </w:del>
      <w:r>
        <w:t xml:space="preserve"> well with SDN and </w:t>
      </w:r>
      <w:del w:id="1765" w:author="Patrick Ames" w:date="2020-11-09T09:11:00Z">
        <w:r w:rsidDel="00215021">
          <w:delText xml:space="preserve">Cloud </w:delText>
        </w:r>
      </w:del>
      <w:ins w:id="1766" w:author="Patrick Ames" w:date="2020-11-09T09:11:00Z">
        <w:r w:rsidR="00215021">
          <w:t xml:space="preserve">cloud </w:t>
        </w:r>
      </w:ins>
      <w:r>
        <w:t>feature expectation (</w:t>
      </w:r>
      <w:del w:id="1767" w:author="Patrick Ames" w:date="2020-11-09T09:11:00Z">
        <w:r w:rsidDel="00215021">
          <w:delText xml:space="preserve">Live </w:delText>
        </w:r>
      </w:del>
      <w:ins w:id="1768" w:author="Patrick Ames" w:date="2020-11-09T09:11:00Z">
        <w:r w:rsidR="00215021">
          <w:t xml:space="preserve">such as live </w:t>
        </w:r>
      </w:ins>
      <w:r>
        <w:t>migration, east-west traffic inside host computes)</w:t>
      </w:r>
    </w:p>
    <w:p w14:paraId="27C13ABA" w14:textId="330DF676" w:rsidR="00AB4DE0" w:rsidRDefault="00AB4DE0" w:rsidP="00AB4DE0">
      <w:pPr>
        <w:numPr>
          <w:ilvl w:val="0"/>
          <w:numId w:val="2"/>
        </w:numPr>
      </w:pPr>
      <w:r>
        <w:t xml:space="preserve">Hardware assisted solutions </w:t>
      </w:r>
      <w:del w:id="1769" w:author="Patrick Ames" w:date="2020-11-09T09:12:00Z">
        <w:r w:rsidDel="00215021">
          <w:delText>are very performant</w:delText>
        </w:r>
      </w:del>
      <w:ins w:id="1770" w:author="Patrick Ames" w:date="2020-11-09T09:12:00Z">
        <w:r w:rsidR="00215021">
          <w:t>perform well</w:t>
        </w:r>
      </w:ins>
      <w:r>
        <w:t xml:space="preserve"> but fit less with expected virtualization flexibility. Guest VM migration is poorly supported due to hardware dependencies. These solutions fit well with application</w:t>
      </w:r>
      <w:ins w:id="1771" w:author="Patrick Ames" w:date="2020-11-09T09:12:00Z">
        <w:r w:rsidR="00215021">
          <w:t>s</w:t>
        </w:r>
      </w:ins>
      <w:r>
        <w:t xml:space="preserve"> requiring a huge north-south traffic (from </w:t>
      </w:r>
      <w:del w:id="1772" w:author="Patrick Ames" w:date="2020-11-09T09:12:00Z">
        <w:r w:rsidDel="00215021">
          <w:delText xml:space="preserve">Guest </w:delText>
        </w:r>
      </w:del>
      <w:ins w:id="1773" w:author="Patrick Ames" w:date="2020-11-09T09:12:00Z">
        <w:r w:rsidR="00215021">
          <w:t xml:space="preserve">guest </w:t>
        </w:r>
      </w:ins>
      <w:r>
        <w:t>WM to cloud outside).</w:t>
      </w:r>
    </w:p>
    <w:p w14:paraId="3AF6A6D8" w14:textId="39B4EC67" w:rsidR="00AB4DE0" w:rsidRDefault="00AB4DE0" w:rsidP="00AB4DE0">
      <w:pPr>
        <w:pStyle w:val="FirstParagraph"/>
        <w:rPr>
          <w:ins w:id="1774" w:author="Patrick Ames" w:date="2020-11-09T09:12:00Z"/>
        </w:rPr>
      </w:pPr>
      <w:r>
        <w:rPr>
          <w:noProof/>
        </w:rPr>
        <w:drawing>
          <wp:inline distT="0" distB="0" distL="0" distR="0" wp14:anchorId="7908E75C" wp14:editId="65A0A437">
            <wp:extent cx="3242553" cy="2614411"/>
            <wp:effectExtent l="0" t="0" r="0" b="0"/>
            <wp:docPr id="4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4.emf"/>
                    <pic:cNvPicPr>
                      <a:picLocks noChangeAspect="1" noChangeArrowheads="1"/>
                    </pic:cNvPicPr>
                  </pic:nvPicPr>
                  <pic:blipFill>
                    <a:blip r:embed="rId77"/>
                    <a:stretch>
                      <a:fillRect/>
                    </a:stretch>
                  </pic:blipFill>
                  <pic:spPr bwMode="auto">
                    <a:xfrm>
                      <a:off x="0" y="0"/>
                      <a:ext cx="3242553" cy="2614411"/>
                    </a:xfrm>
                    <a:prstGeom prst="rect">
                      <a:avLst/>
                    </a:prstGeom>
                    <a:noFill/>
                    <a:ln w="9525">
                      <a:noFill/>
                      <a:headEnd/>
                      <a:tailEnd/>
                    </a:ln>
                  </pic:spPr>
                </pic:pic>
              </a:graphicData>
            </a:graphic>
          </wp:inline>
        </w:drawing>
      </w:r>
    </w:p>
    <w:p w14:paraId="6CDDF598" w14:textId="16A65F30" w:rsidR="00215021" w:rsidRPr="00215021" w:rsidRDefault="00215021">
      <w:pPr>
        <w:pStyle w:val="BodyText"/>
        <w:pPrChange w:id="1775" w:author="Patrick Ames" w:date="2020-11-09T09:12:00Z">
          <w:pPr>
            <w:pStyle w:val="FirstParagraph"/>
          </w:pPr>
        </w:pPrChange>
      </w:pPr>
      <w:ins w:id="1776" w:author="Patrick Ames" w:date="2020-11-09T09:12:00Z">
        <w:r>
          <w:t>Figure 2.47</w:t>
        </w:r>
        <w:r>
          <w:tab/>
          <w:t>Overview of the NIC Virtualization Solution</w:t>
        </w:r>
      </w:ins>
    </w:p>
    <w:p w14:paraId="236B8BEE" w14:textId="5BFCB3F5" w:rsidR="00AB4DE0" w:rsidRDefault="00AB4DE0" w:rsidP="00AB4DE0">
      <w:pPr>
        <w:pStyle w:val="BodyText"/>
      </w:pPr>
      <w:r>
        <w:t>In the middl</w:t>
      </w:r>
      <w:ins w:id="1777" w:author="Patrick Ames" w:date="2020-11-09T09:13:00Z">
        <w:r w:rsidR="00215021">
          <w:t>e of this matrix chart,</w:t>
        </w:r>
      </w:ins>
      <w:del w:id="1778" w:author="Patrick Ames" w:date="2020-11-09T09:12:00Z">
        <w:r w:rsidDel="00215021">
          <w:delText>e,</w:delText>
        </w:r>
      </w:del>
      <w:r>
        <w:t xml:space="preserve"> SmartNIC and DPDK are offering the best compromise for</w:t>
      </w:r>
      <w:del w:id="1779" w:author="Patrick Ames" w:date="2020-11-09T09:13:00Z">
        <w:r w:rsidDel="00215021">
          <w:delText xml:space="preserve"> a</w:delText>
        </w:r>
      </w:del>
      <w:r>
        <w:t xml:space="preserve"> SDN usage. Smart NIC</w:t>
      </w:r>
      <w:ins w:id="1780" w:author="Patrick Ames" w:date="2020-11-09T09:13:00Z">
        <w:r w:rsidR="00241283">
          <w:t>s propose</w:t>
        </w:r>
      </w:ins>
      <w:r>
        <w:t xml:space="preserve"> </w:t>
      </w:r>
      <w:del w:id="1781" w:author="Patrick Ames" w:date="2020-11-09T09:13:00Z">
        <w:r w:rsidDel="00241283">
          <w:delText>are proposing</w:delText>
        </w:r>
      </w:del>
      <w:r>
        <w:t xml:space="preserve"> very high performance, but this is still not a fully mature solution (lots of implementations vendor specific, </w:t>
      </w:r>
      <w:ins w:id="1782" w:author="Patrick Ames" w:date="2020-11-09T09:13:00Z">
        <w:r w:rsidR="00241283">
          <w:t xml:space="preserve">but </w:t>
        </w:r>
      </w:ins>
      <w:r>
        <w:t>no agreed standard</w:t>
      </w:r>
      <w:ins w:id="1783" w:author="Patrick Ames" w:date="2020-11-09T09:13:00Z">
        <w:r w:rsidR="00241283">
          <w:t>s</w:t>
        </w:r>
      </w:ins>
      <w:r>
        <w:t>).</w:t>
      </w:r>
      <w:ins w:id="1784" w:author="Patrick Ames" w:date="2020-11-09T09:13:00Z">
        <w:r w:rsidR="00241283">
          <w:t xml:space="preserve"> Figure 2.48 </w:t>
        </w:r>
      </w:ins>
      <w:ins w:id="1785" w:author="Patrick Ames" w:date="2020-11-09T09:14:00Z">
        <w:r w:rsidR="00241283">
          <w:t>lists the feature sets of this chapter’s examinations.</w:t>
        </w:r>
      </w:ins>
    </w:p>
    <w:p w14:paraId="6FE3ECAB" w14:textId="77777777" w:rsidR="00AB4DE0" w:rsidRDefault="00AB4DE0" w:rsidP="00AB4DE0">
      <w:pPr>
        <w:pStyle w:val="BodyText"/>
      </w:pPr>
      <w:r>
        <w:rPr>
          <w:noProof/>
        </w:rPr>
        <w:drawing>
          <wp:inline distT="0" distB="0" distL="0" distR="0" wp14:anchorId="5EC8AC1E" wp14:editId="537FE871">
            <wp:extent cx="5334000" cy="2511891"/>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90983821-e327f080-e53e-11ea-9420-b50e388e5dba.png"/>
                    <pic:cNvPicPr>
                      <a:picLocks noChangeAspect="1" noChangeArrowheads="1"/>
                    </pic:cNvPicPr>
                  </pic:nvPicPr>
                  <pic:blipFill>
                    <a:blip r:embed="rId78"/>
                    <a:stretch>
                      <a:fillRect/>
                    </a:stretch>
                  </pic:blipFill>
                  <pic:spPr bwMode="auto">
                    <a:xfrm>
                      <a:off x="0" y="0"/>
                      <a:ext cx="5334000" cy="2511891"/>
                    </a:xfrm>
                    <a:prstGeom prst="rect">
                      <a:avLst/>
                    </a:prstGeom>
                    <a:noFill/>
                    <a:ln w="9525">
                      <a:noFill/>
                      <a:headEnd/>
                      <a:tailEnd/>
                    </a:ln>
                  </pic:spPr>
                </pic:pic>
              </a:graphicData>
            </a:graphic>
          </wp:inline>
        </w:drawing>
      </w:r>
    </w:p>
    <w:p w14:paraId="15FB59B4" w14:textId="089094A0" w:rsidR="00AB4DE0" w:rsidRDefault="00AB4DE0" w:rsidP="00AB4DE0">
      <w:pPr>
        <w:pStyle w:val="BodyText"/>
        <w:rPr>
          <w:ins w:id="1786" w:author="Patrick Ames" w:date="2020-11-09T09:14:00Z"/>
        </w:rPr>
      </w:pPr>
      <w:r>
        <w:t>(*): depends on hardware and QEMU latest virtio specification support on the NIC card.</w:t>
      </w:r>
    </w:p>
    <w:p w14:paraId="2DA270B4" w14:textId="6BC0FEEF" w:rsidR="00241283" w:rsidRDefault="00241283" w:rsidP="00AB4DE0">
      <w:pPr>
        <w:pStyle w:val="BodyText"/>
      </w:pPr>
      <w:ins w:id="1787" w:author="Patrick Ames" w:date="2020-11-09T09:14:00Z">
        <w:r>
          <w:t>Figure 2.48: Table of Feature Sets</w:t>
        </w:r>
      </w:ins>
    </w:p>
    <w:p w14:paraId="79EBA47E" w14:textId="2A6CF4AD" w:rsidR="004E1954" w:rsidRDefault="004E1954">
      <w:del w:id="1788" w:author="Patrick Ames" w:date="2020-11-06T09:06:00Z">
        <w:r w:rsidDel="00A8766D">
          <w:br w:type="page"/>
        </w:r>
      </w:del>
    </w:p>
    <w:sectPr w:rsidR="004E1954" w:rsidSect="005B039A">
      <w:headerReference w:type="even" r:id="rId79"/>
      <w:headerReference w:type="default" r:id="rId80"/>
      <w:footerReference w:type="even" r:id="rId81"/>
      <w:footerReference w:type="default" r:id="rId82"/>
      <w:headerReference w:type="first" r:id="rId83"/>
      <w:footerReference w:type="first" r:id="rId84"/>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34" w:author="Przemyslaw Grygiel" w:date="2020-10-16T12:28:00Z" w:initials="PG">
    <w:p w14:paraId="3BC3EBE9" w14:textId="26B060D7" w:rsidR="00DF2168" w:rsidRDefault="00DF2168">
      <w:pPr>
        <w:pStyle w:val="CommentText"/>
      </w:pPr>
      <w:r>
        <w:rPr>
          <w:rStyle w:val="CommentReference"/>
        </w:rPr>
        <w:annotationRef/>
      </w:r>
      <w:r>
        <w:t>I like this 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C3EB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41057" w16cex:dateUtc="2020-10-16T1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C3EBE9" w16cid:durableId="233410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8B5DB" w14:textId="77777777" w:rsidR="0010278B" w:rsidRDefault="0010278B">
      <w:pPr>
        <w:spacing w:after="0"/>
      </w:pPr>
      <w:r>
        <w:separator/>
      </w:r>
    </w:p>
  </w:endnote>
  <w:endnote w:type="continuationSeparator" w:id="0">
    <w:p w14:paraId="5D6D1FB9" w14:textId="77777777" w:rsidR="0010278B" w:rsidRDefault="0010278B">
      <w:pPr>
        <w:spacing w:after="0"/>
      </w:pPr>
      <w:r>
        <w:continuationSeparator/>
      </w:r>
    </w:p>
  </w:endnote>
  <w:endnote w:type="continuationNotice" w:id="1">
    <w:p w14:paraId="0A6AB952" w14:textId="77777777" w:rsidR="0010278B" w:rsidRDefault="0010278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257CE" w14:textId="77777777" w:rsidR="00DF2168" w:rsidRDefault="00DF2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EndPr/>
    <w:sdtContent>
      <w:p w14:paraId="2DEE1423" w14:textId="52657CD9" w:rsidR="00DF2168" w:rsidRDefault="00DF2168">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" o:allowincell="f" filled="f" stroked="f">
                  <v:textbox inset=",0,,0">
                    <w:txbxContent>
                      <w:p w14:paraId="70C2E0E0" w14:textId="7F39E5F6"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DF2168" w:rsidRDefault="00DF21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DF2168" w:rsidRDefault="00DF2168">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" o:allowincell="f" filled="f" stroked="f">
              <v:textbox inset=",0,,0">
                <w:txbxContent>
                  <w:p w14:paraId="410072E6" w14:textId="4944C955"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50672" w14:textId="77777777" w:rsidR="0010278B" w:rsidRDefault="0010278B">
      <w:r>
        <w:separator/>
      </w:r>
    </w:p>
  </w:footnote>
  <w:footnote w:type="continuationSeparator" w:id="0">
    <w:p w14:paraId="73159BF6" w14:textId="77777777" w:rsidR="0010278B" w:rsidRDefault="0010278B">
      <w:r>
        <w:continuationSeparator/>
      </w:r>
    </w:p>
  </w:footnote>
  <w:footnote w:type="continuationNotice" w:id="1">
    <w:p w14:paraId="545D3DD0" w14:textId="77777777" w:rsidR="0010278B" w:rsidRDefault="0010278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49655" w14:textId="77777777" w:rsidR="00DF2168" w:rsidRDefault="00DF21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88431" w14:textId="77777777" w:rsidR="00DF2168" w:rsidRDefault="00DF2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8151E" w14:textId="77777777" w:rsidR="00DF2168" w:rsidRDefault="00DF2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6ECAB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E491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9468D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20A73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F30B4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DE0C3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68E7E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EC8E88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8DA6FE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DC618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8818D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6E614C"/>
    <w:multiLevelType w:val="hybridMultilevel"/>
    <w:tmpl w:val="C22A49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4"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775D0944"/>
    <w:multiLevelType w:val="hybridMultilevel"/>
    <w:tmpl w:val="478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1"/>
  </w:num>
  <w:num w:numId="28">
    <w:abstractNumId w:val="23"/>
  </w:num>
  <w:num w:numId="29">
    <w:abstractNumId w:val="17"/>
  </w:num>
  <w:num w:numId="30">
    <w:abstractNumId w:val="27"/>
  </w:num>
  <w:num w:numId="31">
    <w:abstractNumId w:val="18"/>
  </w:num>
  <w:num w:numId="32">
    <w:abstractNumId w:val="33"/>
  </w:num>
  <w:num w:numId="33">
    <w:abstractNumId w:val="35"/>
  </w:num>
  <w:num w:numId="34">
    <w:abstractNumId w:val="24"/>
  </w:num>
  <w:num w:numId="35">
    <w:abstractNumId w:val="28"/>
  </w:num>
  <w:num w:numId="36">
    <w:abstractNumId w:val="16"/>
  </w:num>
  <w:num w:numId="37">
    <w:abstractNumId w:val="21"/>
  </w:num>
  <w:num w:numId="38">
    <w:abstractNumId w:val="15"/>
  </w:num>
  <w:num w:numId="39">
    <w:abstractNumId w:val="12"/>
  </w:num>
  <w:num w:numId="40">
    <w:abstractNumId w:val="3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 w:numId="47">
    <w:abstractNumId w:val="26"/>
  </w:num>
  <w:num w:numId="48">
    <w:abstractNumId w:val="29"/>
  </w:num>
  <w:num w:numId="49">
    <w:abstractNumId w:val="36"/>
  </w:num>
  <w:num w:numId="50">
    <w:abstractNumId w:val="37"/>
  </w:num>
  <w:num w:numId="51">
    <w:abstractNumId w:val="32"/>
  </w:num>
  <w:num w:numId="52">
    <w:abstractNumId w:val="22"/>
  </w:num>
  <w:num w:numId="53">
    <w:abstractNumId w:val="14"/>
  </w:num>
  <w:num w:numId="54">
    <w:abstractNumId w:val="20"/>
  </w:num>
  <w:num w:numId="55">
    <w:abstractNumId w:val="13"/>
  </w:num>
  <w:num w:numId="56">
    <w:abstractNumId w:val="31"/>
  </w:num>
  <w:num w:numId="57">
    <w:abstractNumId w:val="1"/>
  </w:num>
  <w:num w:numId="58">
    <w:abstractNumId w:val="2"/>
  </w:num>
  <w:num w:numId="59">
    <w:abstractNumId w:val="3"/>
  </w:num>
  <w:num w:numId="60">
    <w:abstractNumId w:val="4"/>
  </w:num>
  <w:num w:numId="61">
    <w:abstractNumId w:val="9"/>
  </w:num>
  <w:num w:numId="62">
    <w:abstractNumId w:val="5"/>
  </w:num>
  <w:num w:numId="63">
    <w:abstractNumId w:val="6"/>
  </w:num>
  <w:num w:numId="64">
    <w:abstractNumId w:val="7"/>
  </w:num>
  <w:num w:numId="65">
    <w:abstractNumId w:val="8"/>
  </w:num>
  <w:num w:numId="66">
    <w:abstractNumId w:val="10"/>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trick Ames">
    <w15:presenceInfo w15:providerId="AD" w15:userId="S::pames@juniper.net::0e7475c6-43cd-47b7-b73b-71b0ddee85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341F0"/>
    <w:rsid w:val="00035B96"/>
    <w:rsid w:val="000411A2"/>
    <w:rsid w:val="0004274E"/>
    <w:rsid w:val="00042A85"/>
    <w:rsid w:val="00056685"/>
    <w:rsid w:val="00060F1C"/>
    <w:rsid w:val="00066C18"/>
    <w:rsid w:val="00071FB0"/>
    <w:rsid w:val="0007355E"/>
    <w:rsid w:val="00073E4F"/>
    <w:rsid w:val="00074CE1"/>
    <w:rsid w:val="0007637E"/>
    <w:rsid w:val="00076E04"/>
    <w:rsid w:val="0008099A"/>
    <w:rsid w:val="000850CA"/>
    <w:rsid w:val="00087C29"/>
    <w:rsid w:val="000929E8"/>
    <w:rsid w:val="0009318A"/>
    <w:rsid w:val="000955E9"/>
    <w:rsid w:val="00096A9B"/>
    <w:rsid w:val="000A0E7E"/>
    <w:rsid w:val="000A46A5"/>
    <w:rsid w:val="000A65B4"/>
    <w:rsid w:val="000B224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762F"/>
    <w:rsid w:val="000F76CB"/>
    <w:rsid w:val="000F7EDA"/>
    <w:rsid w:val="001004E9"/>
    <w:rsid w:val="00101518"/>
    <w:rsid w:val="0010278B"/>
    <w:rsid w:val="0010296B"/>
    <w:rsid w:val="00105067"/>
    <w:rsid w:val="001056EB"/>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3579"/>
    <w:rsid w:val="0015435B"/>
    <w:rsid w:val="0015658E"/>
    <w:rsid w:val="00162507"/>
    <w:rsid w:val="00166CC7"/>
    <w:rsid w:val="001712B3"/>
    <w:rsid w:val="00173A58"/>
    <w:rsid w:val="001746FD"/>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48B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06FA1"/>
    <w:rsid w:val="0021045F"/>
    <w:rsid w:val="002107E9"/>
    <w:rsid w:val="00211CD1"/>
    <w:rsid w:val="00212C25"/>
    <w:rsid w:val="00213945"/>
    <w:rsid w:val="00215021"/>
    <w:rsid w:val="00216212"/>
    <w:rsid w:val="00217F98"/>
    <w:rsid w:val="00221823"/>
    <w:rsid w:val="00222471"/>
    <w:rsid w:val="00222F19"/>
    <w:rsid w:val="00223EB2"/>
    <w:rsid w:val="002243B0"/>
    <w:rsid w:val="00232AE6"/>
    <w:rsid w:val="00240916"/>
    <w:rsid w:val="00241283"/>
    <w:rsid w:val="00241446"/>
    <w:rsid w:val="002459E0"/>
    <w:rsid w:val="002460E8"/>
    <w:rsid w:val="00246714"/>
    <w:rsid w:val="00250910"/>
    <w:rsid w:val="00250B0E"/>
    <w:rsid w:val="00252C52"/>
    <w:rsid w:val="002555CB"/>
    <w:rsid w:val="00257B63"/>
    <w:rsid w:val="0026133A"/>
    <w:rsid w:val="00262D05"/>
    <w:rsid w:val="00264119"/>
    <w:rsid w:val="00264892"/>
    <w:rsid w:val="002708CC"/>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A24"/>
    <w:rsid w:val="00303CF9"/>
    <w:rsid w:val="00306364"/>
    <w:rsid w:val="00311DAA"/>
    <w:rsid w:val="00312ACE"/>
    <w:rsid w:val="003137D5"/>
    <w:rsid w:val="00315C29"/>
    <w:rsid w:val="00326115"/>
    <w:rsid w:val="00327E29"/>
    <w:rsid w:val="003317BD"/>
    <w:rsid w:val="003319BD"/>
    <w:rsid w:val="0033640E"/>
    <w:rsid w:val="003372D3"/>
    <w:rsid w:val="0034164E"/>
    <w:rsid w:val="00344944"/>
    <w:rsid w:val="00344AFD"/>
    <w:rsid w:val="0035050E"/>
    <w:rsid w:val="00351469"/>
    <w:rsid w:val="00352384"/>
    <w:rsid w:val="0036267A"/>
    <w:rsid w:val="00362C2E"/>
    <w:rsid w:val="00367C53"/>
    <w:rsid w:val="00372DE7"/>
    <w:rsid w:val="003762C6"/>
    <w:rsid w:val="00381A7E"/>
    <w:rsid w:val="00382135"/>
    <w:rsid w:val="00383BDE"/>
    <w:rsid w:val="00383D2A"/>
    <w:rsid w:val="00384489"/>
    <w:rsid w:val="00384EF2"/>
    <w:rsid w:val="00386B89"/>
    <w:rsid w:val="00390BEC"/>
    <w:rsid w:val="0039223A"/>
    <w:rsid w:val="00392B62"/>
    <w:rsid w:val="003B000B"/>
    <w:rsid w:val="003B0904"/>
    <w:rsid w:val="003B2060"/>
    <w:rsid w:val="003B731C"/>
    <w:rsid w:val="003C1237"/>
    <w:rsid w:val="003C1546"/>
    <w:rsid w:val="003C4055"/>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3468"/>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540A"/>
    <w:rsid w:val="004E73FE"/>
    <w:rsid w:val="004F0782"/>
    <w:rsid w:val="004F3415"/>
    <w:rsid w:val="004F6420"/>
    <w:rsid w:val="004F76AC"/>
    <w:rsid w:val="00500251"/>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00A"/>
    <w:rsid w:val="00581432"/>
    <w:rsid w:val="005860FF"/>
    <w:rsid w:val="00590D07"/>
    <w:rsid w:val="0059123B"/>
    <w:rsid w:val="00592165"/>
    <w:rsid w:val="00592C02"/>
    <w:rsid w:val="00596FDB"/>
    <w:rsid w:val="005A0362"/>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582F"/>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5D6"/>
    <w:rsid w:val="006B6C92"/>
    <w:rsid w:val="006C43C9"/>
    <w:rsid w:val="006C5C0E"/>
    <w:rsid w:val="006C681F"/>
    <w:rsid w:val="006D10A2"/>
    <w:rsid w:val="006D507B"/>
    <w:rsid w:val="006D7D38"/>
    <w:rsid w:val="006E1FA7"/>
    <w:rsid w:val="006E2213"/>
    <w:rsid w:val="006E2595"/>
    <w:rsid w:val="006E5198"/>
    <w:rsid w:val="006E5FA8"/>
    <w:rsid w:val="006E6DF7"/>
    <w:rsid w:val="006E7348"/>
    <w:rsid w:val="006F2F7E"/>
    <w:rsid w:val="00700C50"/>
    <w:rsid w:val="00704741"/>
    <w:rsid w:val="007069E5"/>
    <w:rsid w:val="00710939"/>
    <w:rsid w:val="00712F6C"/>
    <w:rsid w:val="007213A2"/>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680E"/>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998"/>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0942"/>
    <w:rsid w:val="00832728"/>
    <w:rsid w:val="00832BEC"/>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6A60"/>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6A4"/>
    <w:rsid w:val="008D6625"/>
    <w:rsid w:val="008D6863"/>
    <w:rsid w:val="008E4D4B"/>
    <w:rsid w:val="008E6FA2"/>
    <w:rsid w:val="008F0233"/>
    <w:rsid w:val="008F4C21"/>
    <w:rsid w:val="008F5468"/>
    <w:rsid w:val="00901A77"/>
    <w:rsid w:val="009058FF"/>
    <w:rsid w:val="00914A51"/>
    <w:rsid w:val="00920596"/>
    <w:rsid w:val="0092476A"/>
    <w:rsid w:val="0092521D"/>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196B"/>
    <w:rsid w:val="009766F5"/>
    <w:rsid w:val="00980D73"/>
    <w:rsid w:val="00982900"/>
    <w:rsid w:val="0098294C"/>
    <w:rsid w:val="00984F48"/>
    <w:rsid w:val="009907B3"/>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5BD0"/>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66D"/>
    <w:rsid w:val="00A87CD9"/>
    <w:rsid w:val="00A90B23"/>
    <w:rsid w:val="00A9294C"/>
    <w:rsid w:val="00A95D19"/>
    <w:rsid w:val="00A95D33"/>
    <w:rsid w:val="00A97E4A"/>
    <w:rsid w:val="00A97F70"/>
    <w:rsid w:val="00AA210D"/>
    <w:rsid w:val="00AB0697"/>
    <w:rsid w:val="00AB1D92"/>
    <w:rsid w:val="00AB4DE0"/>
    <w:rsid w:val="00AB63FB"/>
    <w:rsid w:val="00AC3D5E"/>
    <w:rsid w:val="00AC7DB3"/>
    <w:rsid w:val="00AD03BB"/>
    <w:rsid w:val="00AD141D"/>
    <w:rsid w:val="00AD2AC9"/>
    <w:rsid w:val="00AD5D72"/>
    <w:rsid w:val="00AF1049"/>
    <w:rsid w:val="00AF1621"/>
    <w:rsid w:val="00AF3453"/>
    <w:rsid w:val="00AF57E4"/>
    <w:rsid w:val="00B0004B"/>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4D55"/>
    <w:rsid w:val="00B82CB8"/>
    <w:rsid w:val="00B83518"/>
    <w:rsid w:val="00B85CD3"/>
    <w:rsid w:val="00B865F1"/>
    <w:rsid w:val="00B86B75"/>
    <w:rsid w:val="00B873B4"/>
    <w:rsid w:val="00B907E0"/>
    <w:rsid w:val="00B93843"/>
    <w:rsid w:val="00B93A80"/>
    <w:rsid w:val="00B97789"/>
    <w:rsid w:val="00BA0A3A"/>
    <w:rsid w:val="00BA10FF"/>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2484D"/>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1256"/>
    <w:rsid w:val="00D51803"/>
    <w:rsid w:val="00D526DE"/>
    <w:rsid w:val="00D52F6F"/>
    <w:rsid w:val="00D55332"/>
    <w:rsid w:val="00D57383"/>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B41D0"/>
    <w:rsid w:val="00DC1B5A"/>
    <w:rsid w:val="00DC36D5"/>
    <w:rsid w:val="00DC3D03"/>
    <w:rsid w:val="00DC4122"/>
    <w:rsid w:val="00DC6E94"/>
    <w:rsid w:val="00DD0608"/>
    <w:rsid w:val="00DD3F89"/>
    <w:rsid w:val="00DD5512"/>
    <w:rsid w:val="00DD6094"/>
    <w:rsid w:val="00DD71BA"/>
    <w:rsid w:val="00DE0679"/>
    <w:rsid w:val="00DE3107"/>
    <w:rsid w:val="00DE7A04"/>
    <w:rsid w:val="00DF2168"/>
    <w:rsid w:val="00DF423E"/>
    <w:rsid w:val="00DF4362"/>
    <w:rsid w:val="00DF4D3A"/>
    <w:rsid w:val="00DF72FC"/>
    <w:rsid w:val="00DF7E5C"/>
    <w:rsid w:val="00E01834"/>
    <w:rsid w:val="00E02FB5"/>
    <w:rsid w:val="00E04084"/>
    <w:rsid w:val="00E07432"/>
    <w:rsid w:val="00E11FFA"/>
    <w:rsid w:val="00E14EAA"/>
    <w:rsid w:val="00E17991"/>
    <w:rsid w:val="00E223CA"/>
    <w:rsid w:val="00E224AF"/>
    <w:rsid w:val="00E236D5"/>
    <w:rsid w:val="00E24EB6"/>
    <w:rsid w:val="00E2539C"/>
    <w:rsid w:val="00E256E1"/>
    <w:rsid w:val="00E30912"/>
    <w:rsid w:val="00E30933"/>
    <w:rsid w:val="00E30C38"/>
    <w:rsid w:val="00E315A3"/>
    <w:rsid w:val="00E34A4D"/>
    <w:rsid w:val="00E3508C"/>
    <w:rsid w:val="00E3518B"/>
    <w:rsid w:val="00E3650F"/>
    <w:rsid w:val="00E37138"/>
    <w:rsid w:val="00E413B0"/>
    <w:rsid w:val="00E4427D"/>
    <w:rsid w:val="00E44C49"/>
    <w:rsid w:val="00E45DA6"/>
    <w:rsid w:val="00E5014C"/>
    <w:rsid w:val="00E51EBD"/>
    <w:rsid w:val="00E52A1A"/>
    <w:rsid w:val="00E5343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F01D2E"/>
    <w:rsid w:val="00F03364"/>
    <w:rsid w:val="00F053E4"/>
    <w:rsid w:val="00F101C7"/>
    <w:rsid w:val="00F11E29"/>
    <w:rsid w:val="00F1334C"/>
    <w:rsid w:val="00F232A7"/>
    <w:rsid w:val="00F23E0E"/>
    <w:rsid w:val="00F25C14"/>
    <w:rsid w:val="00F26DAE"/>
    <w:rsid w:val="00F33DE1"/>
    <w:rsid w:val="00F35426"/>
    <w:rsid w:val="00F35BE9"/>
    <w:rsid w:val="00F36328"/>
    <w:rsid w:val="00F37A1A"/>
    <w:rsid w:val="00F37F59"/>
    <w:rsid w:val="00F430AB"/>
    <w:rsid w:val="00F437C6"/>
    <w:rsid w:val="00F44751"/>
    <w:rsid w:val="00F4537C"/>
    <w:rsid w:val="00F474D5"/>
    <w:rsid w:val="00F53199"/>
    <w:rsid w:val="00F54A7F"/>
    <w:rsid w:val="00F61A3E"/>
    <w:rsid w:val="00F6277C"/>
    <w:rsid w:val="00F63F89"/>
    <w:rsid w:val="00F640B1"/>
    <w:rsid w:val="00F67ED7"/>
    <w:rsid w:val="00F717A1"/>
    <w:rsid w:val="00F71F91"/>
    <w:rsid w:val="00F73FD7"/>
    <w:rsid w:val="00F74885"/>
    <w:rsid w:val="00F765EA"/>
    <w:rsid w:val="00F841E1"/>
    <w:rsid w:val="00F84665"/>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 w:type="character" w:customStyle="1" w:styleId="codecharacter">
    <w:name w:val="code character"/>
    <w:basedOn w:val="Emphasis"/>
    <w:uiPriority w:val="1"/>
    <w:qFormat/>
    <w:rsid w:val="00832BEC"/>
    <w:rPr>
      <w:rFonts w:ascii="Menlo" w:hAnsi="Menlo"/>
      <w:b w:val="0"/>
      <w:i w:val="0"/>
      <w:iCs/>
      <w:sz w:val="20"/>
      <w:rPrChange w:id="0" w:author="Patrick Ames" w:date="2020-11-08T09:10:00Z">
        <w:rPr>
          <w:i/>
          <w:iCs/>
        </w:rPr>
      </w:rPrChange>
    </w:rPr>
  </w:style>
  <w:style w:type="character" w:styleId="Emphasis">
    <w:name w:val="Emphasis"/>
    <w:basedOn w:val="DefaultParagraphFont"/>
    <w:rsid w:val="00832B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1966889331">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4.emf"/><Relationship Id="rId42" Type="http://schemas.openxmlformats.org/officeDocument/2006/relationships/hyperlink" Target="http://doc.dpdk.org/guides/nics/overview.html" TargetMode="External"/><Relationship Id="rId47" Type="http://schemas.openxmlformats.org/officeDocument/2006/relationships/image" Target="media/image30.emf"/><Relationship Id="rId63" Type="http://schemas.openxmlformats.org/officeDocument/2006/relationships/image" Target="media/image40.emf"/><Relationship Id="rId68" Type="http://schemas.openxmlformats.org/officeDocument/2006/relationships/package" Target="embeddings/Microsoft_Visio_Drawing13.vsdx"/><Relationship Id="rId84" Type="http://schemas.openxmlformats.org/officeDocument/2006/relationships/footer" Target="footer3.xml"/><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4.emf"/><Relationship Id="rId37" Type="http://schemas.openxmlformats.org/officeDocument/2006/relationships/hyperlink" Target="http://dpdk.org/doc/guides/nics/ixgbe.html" TargetMode="External"/><Relationship Id="rId53" Type="http://schemas.openxmlformats.org/officeDocument/2006/relationships/package" Target="embeddings/Microsoft_Visio_Drawing12.vsdx"/><Relationship Id="rId58" Type="http://schemas.openxmlformats.org/officeDocument/2006/relationships/hyperlink" Target="https://wiki.qemu.org/Features/VT-d" TargetMode="External"/><Relationship Id="rId74" Type="http://schemas.microsoft.com/office/2011/relationships/commentsExtended" Target="commentsExtended.xm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package" Target="embeddings/Microsoft_Visio_Drawing8.vsdx"/><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hyperlink" Target="https://doc.dpdk.org/guides/linux_gsg/linux_drivers.html" TargetMode="External"/><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image" Target="media/image41.emf"/><Relationship Id="rId69" Type="http://schemas.openxmlformats.org/officeDocument/2006/relationships/image" Target="media/image45.emf"/><Relationship Id="rId77" Type="http://schemas.openxmlformats.org/officeDocument/2006/relationships/image" Target="media/image48.emf"/><Relationship Id="rId8" Type="http://schemas.openxmlformats.org/officeDocument/2006/relationships/image" Target="media/image1.emf"/><Relationship Id="rId51" Type="http://schemas.openxmlformats.org/officeDocument/2006/relationships/package" Target="embeddings/Microsoft_Visio_Drawing11.vsdx"/><Relationship Id="rId72" Type="http://schemas.openxmlformats.org/officeDocument/2006/relationships/image" Target="media/image47.emf"/><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yperlink" Target="http://dpdk.org/doc/guides/prog_guide/link_bonding_poll_mode_drv_lib.html" TargetMode="External"/><Relationship Id="rId46" Type="http://schemas.openxmlformats.org/officeDocument/2006/relationships/package" Target="embeddings/Microsoft_Visio_Drawing9.vsdx"/><Relationship Id="rId59" Type="http://schemas.openxmlformats.org/officeDocument/2006/relationships/image" Target="media/image36.emf"/><Relationship Id="rId67" Type="http://schemas.openxmlformats.org/officeDocument/2006/relationships/image" Target="media/image44.emf"/><Relationship Id="rId20" Type="http://schemas.openxmlformats.org/officeDocument/2006/relationships/image" Target="media/image13.emf"/><Relationship Id="rId41" Type="http://schemas.openxmlformats.org/officeDocument/2006/relationships/hyperlink" Target="http://doc.dpdk.org/guides/nics/vmxnet3.html" TargetMode="External"/><Relationship Id="rId54" Type="http://schemas.openxmlformats.org/officeDocument/2006/relationships/hyperlink" Target="https://tuned-project.org/" TargetMode="External"/><Relationship Id="rId62" Type="http://schemas.openxmlformats.org/officeDocument/2006/relationships/image" Target="media/image39.emf"/><Relationship Id="rId70" Type="http://schemas.openxmlformats.org/officeDocument/2006/relationships/package" Target="embeddings/Microsoft_Visio_Drawing14.vsdx"/><Relationship Id="rId75" Type="http://schemas.microsoft.com/office/2016/09/relationships/commentsIds" Target="commentsIds.xm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http://dpdk.org/doc/guides/nics/i40e.html" TargetMode="External"/><Relationship Id="rId49" Type="http://schemas.openxmlformats.org/officeDocument/2006/relationships/package" Target="embeddings/Microsoft_Visio_Drawing10.vsdx"/><Relationship Id="rId57" Type="http://schemas.openxmlformats.org/officeDocument/2006/relationships/hyperlink" Target="https://www.redhat.com/en/blog/journey-vhost-users-realm" TargetMode="External"/><Relationship Id="rId10" Type="http://schemas.openxmlformats.org/officeDocument/2006/relationships/image" Target="media/image3.emf"/><Relationship Id="rId31" Type="http://schemas.openxmlformats.org/officeDocument/2006/relationships/image" Target="media/image23.emf"/><Relationship Id="rId44" Type="http://schemas.openxmlformats.org/officeDocument/2006/relationships/image" Target="media/image28.emf"/><Relationship Id="rId52" Type="http://schemas.openxmlformats.org/officeDocument/2006/relationships/image" Target="media/image33.emf"/><Relationship Id="rId60" Type="http://schemas.openxmlformats.org/officeDocument/2006/relationships/image" Target="media/image37.emf"/><Relationship Id="rId65" Type="http://schemas.openxmlformats.org/officeDocument/2006/relationships/image" Target="media/image42.emf"/><Relationship Id="rId73" Type="http://schemas.openxmlformats.org/officeDocument/2006/relationships/comments" Target="comments.xml"/><Relationship Id="rId78" Type="http://schemas.openxmlformats.org/officeDocument/2006/relationships/image" Target="media/image49.png"/><Relationship Id="rId81" Type="http://schemas.openxmlformats.org/officeDocument/2006/relationships/footer" Target="footer1.xm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hyperlink" Target="http://doc.dpdk.org/guides/nics/e1000em.html" TargetMode="External"/><Relationship Id="rId34" Type="http://schemas.openxmlformats.org/officeDocument/2006/relationships/image" Target="media/image26.emf"/><Relationship Id="rId50" Type="http://schemas.openxmlformats.org/officeDocument/2006/relationships/image" Target="media/image32.emf"/><Relationship Id="rId55" Type="http://schemas.openxmlformats.org/officeDocument/2006/relationships/image" Target="media/image34.emf"/><Relationship Id="rId76"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hyperlink" Target="http://dpdk.org/doc/guides/nics/virtio.html" TargetMode="External"/><Relationship Id="rId45" Type="http://schemas.openxmlformats.org/officeDocument/2006/relationships/image" Target="media/image29.emf"/><Relationship Id="rId66" Type="http://schemas.openxmlformats.org/officeDocument/2006/relationships/image" Target="media/image43.emf"/><Relationship Id="rId87" Type="http://schemas.openxmlformats.org/officeDocument/2006/relationships/theme" Target="theme/theme1.xml"/><Relationship Id="rId61" Type="http://schemas.openxmlformats.org/officeDocument/2006/relationships/image" Target="media/image38.emf"/><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1866-DDCB-4AF9-9083-4A4A24C9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30</Pages>
  <Words>11162</Words>
  <Characters>63625</Characters>
  <Application>Microsoft Office Word</Application>
  <DocSecurity>0</DocSecurity>
  <Lines>530</Lines>
  <Paragraphs>149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74638</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Patrick Ames</cp:lastModifiedBy>
  <cp:revision>21</cp:revision>
  <dcterms:created xsi:type="dcterms:W3CDTF">2020-11-03T02:01:00Z</dcterms:created>
  <dcterms:modified xsi:type="dcterms:W3CDTF">2020-11-10T16:22:00Z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